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71BAB" w14:textId="2BE87E53" w:rsidR="0007392C" w:rsidRPr="00D7752A" w:rsidRDefault="00EA448E" w:rsidP="007A502C">
      <w:pPr>
        <w:pStyle w:val="Titledocument"/>
        <w:rPr>
          <w:lang w:val="de-DE"/>
          <w14:ligatures w14:val="standard"/>
        </w:rPr>
      </w:pPr>
      <w:r w:rsidRPr="00D7752A">
        <w:rPr>
          <w:bCs/>
          <w:lang w:val="de-DE"/>
          <w14:ligatures w14:val="standard"/>
        </w:rPr>
        <w:t>Global Health</w:t>
      </w:r>
    </w:p>
    <w:p w14:paraId="5C2C8B8E" w14:textId="37531E8C" w:rsidR="0007392C" w:rsidRPr="00F77642" w:rsidRDefault="00F77642" w:rsidP="007A502C">
      <w:pPr>
        <w:pStyle w:val="Subtitle"/>
        <w:rPr>
          <w:lang w:val="de-DE"/>
          <w14:ligatures w14:val="standard"/>
        </w:rPr>
      </w:pPr>
      <w:r>
        <w:rPr>
          <w:bCs/>
          <w:lang w:val="de-DE"/>
          <w14:ligatures w14:val="standard"/>
        </w:rPr>
        <w:t>Carbon Footprint Simulation</w:t>
      </w:r>
      <w:r w:rsidR="00EA448E" w:rsidRPr="00F77642">
        <w:rPr>
          <w:bCs/>
          <w:lang w:val="de-DE"/>
          <w14:ligatures w14:val="standard"/>
        </w:rPr>
        <w:t xml:space="preserve"> </w:t>
      </w:r>
    </w:p>
    <w:p w14:paraId="672A6659" w14:textId="77777777" w:rsidR="00586A35" w:rsidRPr="00F77642" w:rsidRDefault="00586A35" w:rsidP="00F3231F">
      <w:pPr>
        <w:pStyle w:val="Authors"/>
        <w:rPr>
          <w:rStyle w:val="FirstName"/>
          <w:lang w:val="de-DE"/>
          <w14:ligatures w14:val="standard"/>
        </w:rPr>
        <w:sectPr w:rsidR="00586A35" w:rsidRPr="00F77642" w:rsidSect="00586A35">
          <w:headerReference w:type="even" r:id="rId12"/>
          <w:headerReference w:type="default" r:id="rId13"/>
          <w:footerReference w:type="even" r:id="rId14"/>
          <w:footerReference w:type="default" r:id="rId15"/>
          <w:endnotePr>
            <w:numFmt w:val="decimal"/>
          </w:endnotePr>
          <w:type w:val="continuous"/>
          <w:pgSz w:w="12240" w:h="15840" w:code="9"/>
          <w:pgMar w:top="1500" w:right="1080" w:bottom="1600" w:left="1080" w:header="1080" w:footer="1080" w:gutter="0"/>
          <w:pgNumType w:start="1"/>
          <w:cols w:space="480"/>
          <w:titlePg/>
          <w:docGrid w:linePitch="360"/>
        </w:sectPr>
      </w:pPr>
    </w:p>
    <w:p w14:paraId="4150AAE9" w14:textId="77777777" w:rsidR="005A5993" w:rsidRPr="00F61FD2" w:rsidRDefault="005A5993" w:rsidP="005A5993">
      <w:pPr>
        <w:pStyle w:val="Authors"/>
        <w:jc w:val="center"/>
        <w:rPr>
          <w:lang w:val="de-DE"/>
          <w14:ligatures w14:val="standard"/>
        </w:rPr>
      </w:pPr>
      <w:r w:rsidRPr="00F61FD2">
        <w:rPr>
          <w:rStyle w:val="FirstName"/>
          <w:lang w:val="de-DE"/>
          <w14:ligatures w14:val="standard"/>
        </w:rPr>
        <w:t>Jonathan Denzler</w:t>
      </w:r>
      <w:r w:rsidRPr="00F61FD2">
        <w:rPr>
          <w:rStyle w:val="OrgName"/>
          <w:color w:val="auto"/>
          <w:sz w:val="20"/>
          <w:lang w:val="de-DE"/>
          <w14:ligatures w14:val="standard"/>
        </w:rPr>
        <w:br/>
        <w:t xml:space="preserve"> </w:t>
      </w:r>
      <w:r w:rsidRPr="00F61FD2">
        <w:rPr>
          <w:rStyle w:val="OrgName"/>
          <w:color w:val="auto"/>
          <w:sz w:val="20"/>
          <w:szCs w:val="20"/>
          <w:lang w:val="de-DE"/>
        </w:rPr>
        <w:t>Friedrich-Alexander</w:t>
      </w:r>
      <w:r w:rsidRPr="00F61FD2">
        <w:rPr>
          <w:rStyle w:val="OrgName"/>
          <w:sz w:val="20"/>
          <w:szCs w:val="20"/>
          <w:lang w:val="de-DE"/>
        </w:rPr>
        <w:t>-</w:t>
      </w:r>
      <w:r w:rsidRPr="00F61FD2">
        <w:rPr>
          <w:rStyle w:val="OrgName"/>
          <w:color w:val="auto"/>
          <w:sz w:val="20"/>
          <w:szCs w:val="20"/>
          <w:lang w:val="de-DE"/>
        </w:rPr>
        <w:t>Universität</w:t>
      </w:r>
      <w:r w:rsidRPr="00F61FD2">
        <w:rPr>
          <w:rStyle w:val="OrgName"/>
          <w:color w:val="auto"/>
          <w:sz w:val="20"/>
          <w:lang w:val="de-DE"/>
          <w14:ligatures w14:val="standard"/>
        </w:rPr>
        <w:br/>
        <w:t xml:space="preserve"> </w:t>
      </w:r>
      <w:r w:rsidRPr="00F61FD2">
        <w:rPr>
          <w:rStyle w:val="City"/>
          <w:sz w:val="20"/>
          <w:lang w:val="de-DE"/>
          <w14:ligatures w14:val="standard"/>
        </w:rPr>
        <w:t>E</w:t>
      </w:r>
      <w:r>
        <w:rPr>
          <w:rStyle w:val="City"/>
          <w:sz w:val="20"/>
          <w:lang w:val="de-DE"/>
          <w14:ligatures w14:val="standard"/>
        </w:rPr>
        <w:t>rlangen, Germany</w:t>
      </w:r>
      <w:r w:rsidRPr="00F61FD2">
        <w:rPr>
          <w:sz w:val="20"/>
          <w:lang w:val="de-DE"/>
          <w14:ligatures w14:val="standard"/>
        </w:rPr>
        <w:br/>
        <w:t xml:space="preserve"> </w:t>
      </w:r>
      <w:r>
        <w:rPr>
          <w:rStyle w:val="Email"/>
          <w:color w:val="auto"/>
          <w:sz w:val="20"/>
          <w:lang w:val="de-DE"/>
          <w14:ligatures w14:val="standard"/>
        </w:rPr>
        <w:t>jonathan.denzler</w:t>
      </w:r>
      <w:r w:rsidRPr="00F61FD2">
        <w:rPr>
          <w:rStyle w:val="Email"/>
          <w:color w:val="auto"/>
          <w:sz w:val="20"/>
          <w:lang w:val="de-DE"/>
          <w14:ligatures w14:val="standard"/>
        </w:rPr>
        <w:t>@</w:t>
      </w:r>
      <w:r>
        <w:rPr>
          <w:rStyle w:val="Email"/>
          <w:color w:val="auto"/>
          <w:sz w:val="20"/>
          <w:lang w:val="de-DE"/>
          <w14:ligatures w14:val="standard"/>
        </w:rPr>
        <w:t>fau</w:t>
      </w:r>
      <w:r w:rsidRPr="00F61FD2">
        <w:rPr>
          <w:rStyle w:val="Email"/>
          <w:color w:val="auto"/>
          <w:sz w:val="20"/>
          <w:lang w:val="de-DE"/>
          <w14:ligatures w14:val="standard"/>
        </w:rPr>
        <w:t>.</w:t>
      </w:r>
      <w:r>
        <w:rPr>
          <w:rStyle w:val="Email"/>
          <w:color w:val="auto"/>
          <w:sz w:val="20"/>
          <w:lang w:val="de-DE"/>
          <w14:ligatures w14:val="standard"/>
        </w:rPr>
        <w:t>de</w:t>
      </w:r>
    </w:p>
    <w:p w14:paraId="49B4F1FE" w14:textId="528B3287" w:rsidR="00586A35" w:rsidRPr="000F530D" w:rsidRDefault="00E539E9" w:rsidP="00586A35">
      <w:pPr>
        <w:pStyle w:val="Authors"/>
        <w:jc w:val="center"/>
        <w:rPr>
          <w:lang w:val="de-DE"/>
          <w14:ligatures w14:val="standard"/>
        </w:rPr>
      </w:pPr>
      <w:r w:rsidRPr="000F530D">
        <w:rPr>
          <w:rStyle w:val="FirstName"/>
          <w:lang w:val="de-DE"/>
          <w14:ligatures w14:val="standard"/>
        </w:rPr>
        <w:t>Florian</w:t>
      </w:r>
      <w:r w:rsidR="007A502C" w:rsidRPr="000F530D">
        <w:rPr>
          <w:lang w:val="de-DE"/>
          <w14:ligatures w14:val="standard"/>
        </w:rPr>
        <w:t xml:space="preserve"> </w:t>
      </w:r>
      <w:r w:rsidRPr="000F530D">
        <w:rPr>
          <w:rStyle w:val="Surname"/>
          <w:lang w:val="de-DE"/>
          <w14:ligatures w14:val="standard"/>
        </w:rPr>
        <w:t>Ender</w:t>
      </w:r>
      <w:r w:rsidR="00E03EF2">
        <w:rPr>
          <w:rStyle w:val="Surname"/>
          <w:lang w:val="de-DE"/>
          <w14:ligatures w14:val="standard"/>
        </w:rPr>
        <w:t>s</w:t>
      </w:r>
      <w:r w:rsidR="00586A35" w:rsidRPr="000F530D">
        <w:rPr>
          <w:lang w:val="de-DE"/>
          <w14:ligatures w14:val="standard"/>
        </w:rPr>
        <w:br/>
      </w:r>
      <w:r w:rsidR="000F530D" w:rsidRPr="000F530D">
        <w:rPr>
          <w:rStyle w:val="OrgName"/>
          <w:color w:val="auto"/>
          <w:sz w:val="20"/>
          <w:lang w:val="de-DE"/>
          <w14:ligatures w14:val="standard"/>
        </w:rPr>
        <w:t>Friedrich-Alexander</w:t>
      </w:r>
      <w:r w:rsidR="004F2C21">
        <w:rPr>
          <w:rStyle w:val="OrgName"/>
          <w:color w:val="auto"/>
          <w:sz w:val="20"/>
          <w:lang w:val="de-DE"/>
          <w14:ligatures w14:val="standard"/>
        </w:rPr>
        <w:t>-</w:t>
      </w:r>
      <w:r w:rsidR="000F530D" w:rsidRPr="000F530D">
        <w:rPr>
          <w:rStyle w:val="OrgName"/>
          <w:color w:val="auto"/>
          <w:sz w:val="20"/>
          <w:lang w:val="de-DE"/>
          <w14:ligatures w14:val="standard"/>
        </w:rPr>
        <w:t>Universität</w:t>
      </w:r>
      <w:r w:rsidR="00586A35" w:rsidRPr="000F530D">
        <w:rPr>
          <w:rStyle w:val="OrgName"/>
          <w:color w:val="auto"/>
          <w:sz w:val="20"/>
          <w:lang w:val="de-DE"/>
          <w14:ligatures w14:val="standard"/>
        </w:rPr>
        <w:br/>
        <w:t xml:space="preserve"> </w:t>
      </w:r>
      <w:r w:rsidR="000F530D" w:rsidRPr="000F530D">
        <w:rPr>
          <w:rStyle w:val="City"/>
          <w:sz w:val="20"/>
          <w:lang w:val="de-DE"/>
          <w14:ligatures w14:val="standard"/>
        </w:rPr>
        <w:t>E</w:t>
      </w:r>
      <w:r w:rsidR="000F530D">
        <w:rPr>
          <w:rStyle w:val="City"/>
          <w:sz w:val="20"/>
          <w:lang w:val="de-DE"/>
          <w14:ligatures w14:val="standard"/>
        </w:rPr>
        <w:t>rlangen, Germany</w:t>
      </w:r>
      <w:r w:rsidR="00586A35" w:rsidRPr="000F530D">
        <w:rPr>
          <w:sz w:val="20"/>
          <w:lang w:val="de-DE"/>
          <w14:ligatures w14:val="standard"/>
        </w:rPr>
        <w:br/>
        <w:t xml:space="preserve"> </w:t>
      </w:r>
      <w:r w:rsidR="000F530D">
        <w:rPr>
          <w:rStyle w:val="Email"/>
          <w:color w:val="auto"/>
          <w:sz w:val="20"/>
          <w:lang w:val="de-DE"/>
          <w14:ligatures w14:val="standard"/>
        </w:rPr>
        <w:t>florian.enders</w:t>
      </w:r>
      <w:r w:rsidR="00586A35" w:rsidRPr="000F530D">
        <w:rPr>
          <w:rStyle w:val="Email"/>
          <w:color w:val="auto"/>
          <w:sz w:val="20"/>
          <w:lang w:val="de-DE"/>
          <w14:ligatures w14:val="standard"/>
        </w:rPr>
        <w:t>@</w:t>
      </w:r>
      <w:r w:rsidR="000F530D">
        <w:rPr>
          <w:rStyle w:val="Email"/>
          <w:color w:val="auto"/>
          <w:sz w:val="20"/>
          <w:lang w:val="de-DE"/>
          <w14:ligatures w14:val="standard"/>
        </w:rPr>
        <w:t>fau</w:t>
      </w:r>
      <w:r w:rsidR="00586A35" w:rsidRPr="000F530D">
        <w:rPr>
          <w:rStyle w:val="Email"/>
          <w:color w:val="auto"/>
          <w:sz w:val="20"/>
          <w:lang w:val="de-DE"/>
          <w14:ligatures w14:val="standard"/>
        </w:rPr>
        <w:t>.</w:t>
      </w:r>
      <w:r w:rsidR="000F530D">
        <w:rPr>
          <w:rStyle w:val="Email"/>
          <w:color w:val="auto"/>
          <w:sz w:val="20"/>
          <w:lang w:val="de-DE"/>
          <w14:ligatures w14:val="standard"/>
        </w:rPr>
        <w:t>de</w:t>
      </w:r>
    </w:p>
    <w:p w14:paraId="447A6346" w14:textId="46BEDAB7" w:rsidR="00586A35" w:rsidRPr="00752903" w:rsidRDefault="25B198A0" w:rsidP="00586A35">
      <w:pPr>
        <w:pStyle w:val="Authors"/>
        <w:jc w:val="center"/>
        <w:rPr>
          <w:lang w:val="de-DE"/>
        </w:rPr>
      </w:pPr>
      <w:r w:rsidRPr="00752903">
        <w:rPr>
          <w:rStyle w:val="FirstName"/>
          <w:lang w:val="de-DE"/>
          <w14:ligatures w14:val="standard"/>
        </w:rPr>
        <w:t xml:space="preserve">Samarth </w:t>
      </w:r>
      <w:r w:rsidRPr="00752903">
        <w:rPr>
          <w:rStyle w:val="Surname"/>
          <w:lang w:val="de-DE"/>
          <w14:ligatures w14:val="standard"/>
        </w:rPr>
        <w:t>K</w:t>
      </w:r>
      <w:r w:rsidR="003C3338" w:rsidRPr="00752903">
        <w:rPr>
          <w:rStyle w:val="Surname"/>
          <w:lang w:val="de-DE"/>
          <w14:ligatures w14:val="standard"/>
        </w:rPr>
        <w:t>u</w:t>
      </w:r>
      <w:r w:rsidRPr="00752903">
        <w:rPr>
          <w:rStyle w:val="Surname"/>
          <w:lang w:val="de-DE"/>
          <w14:ligatures w14:val="standard"/>
        </w:rPr>
        <w:t>mar</w:t>
      </w:r>
      <w:r w:rsidRPr="006E2E00">
        <w:rPr>
          <w:lang w:val="de-DE"/>
        </w:rPr>
        <w:br/>
      </w:r>
      <w:r w:rsidR="06F69166" w:rsidRPr="00752903">
        <w:rPr>
          <w:rStyle w:val="OrgName"/>
          <w:color w:val="auto"/>
          <w:sz w:val="20"/>
          <w:szCs w:val="20"/>
          <w:lang w:val="de-DE"/>
          <w14:ligatures w14:val="standard"/>
        </w:rPr>
        <w:t xml:space="preserve"> </w:t>
      </w:r>
      <w:r w:rsidR="70601280" w:rsidRPr="00752903">
        <w:rPr>
          <w:rStyle w:val="OrgName"/>
          <w:color w:val="auto"/>
          <w:sz w:val="20"/>
          <w:szCs w:val="20"/>
          <w:lang w:val="de-DE"/>
        </w:rPr>
        <w:t>Friedrich-Alexander</w:t>
      </w:r>
      <w:r w:rsidR="00752903">
        <w:rPr>
          <w:rStyle w:val="OrgName"/>
          <w:color w:val="auto"/>
          <w:sz w:val="20"/>
          <w:szCs w:val="20"/>
          <w:lang w:val="de-DE"/>
        </w:rPr>
        <w:t>-</w:t>
      </w:r>
      <w:r w:rsidR="70601280" w:rsidRPr="00752903">
        <w:rPr>
          <w:rStyle w:val="OrgName"/>
          <w:color w:val="auto"/>
          <w:sz w:val="20"/>
          <w:szCs w:val="20"/>
          <w:lang w:val="de-DE"/>
        </w:rPr>
        <w:t>Universität</w:t>
      </w:r>
      <w:r w:rsidR="00586A35" w:rsidRPr="00752903">
        <w:rPr>
          <w:rStyle w:val="OrgName"/>
          <w:color w:val="auto"/>
          <w:sz w:val="20"/>
          <w:lang w:val="de-DE"/>
          <w14:ligatures w14:val="standard"/>
        </w:rPr>
        <w:br/>
      </w:r>
      <w:r w:rsidR="00586A35" w:rsidRPr="00752903">
        <w:rPr>
          <w:rStyle w:val="OrgName"/>
          <w:color w:val="auto"/>
          <w:sz w:val="20"/>
          <w:szCs w:val="20"/>
          <w:lang w:val="de-DE"/>
          <w14:ligatures w14:val="standard"/>
        </w:rPr>
        <w:t xml:space="preserve"> </w:t>
      </w:r>
      <w:r w:rsidR="5194EEC9" w:rsidRPr="4457438B">
        <w:rPr>
          <w:rStyle w:val="City"/>
          <w:sz w:val="20"/>
          <w:szCs w:val="20"/>
          <w:lang w:val="de-DE"/>
        </w:rPr>
        <w:t>Erlangen, Germany</w:t>
      </w:r>
      <w:r w:rsidR="00586A35" w:rsidRPr="00752903">
        <w:rPr>
          <w:rStyle w:val="PinCode"/>
          <w:color w:val="auto"/>
          <w:sz w:val="20"/>
          <w:szCs w:val="20"/>
          <w:lang w:val="de-DE"/>
          <w14:ligatures w14:val="standard"/>
        </w:rPr>
        <w:t xml:space="preserve"> </w:t>
      </w:r>
      <w:r w:rsidR="00586A35" w:rsidRPr="00752903">
        <w:rPr>
          <w:sz w:val="20"/>
          <w:lang w:val="de-DE"/>
          <w14:ligatures w14:val="standard"/>
        </w:rPr>
        <w:br/>
      </w:r>
      <w:r w:rsidR="00586A35" w:rsidRPr="00752903">
        <w:rPr>
          <w:lang w:val="de-DE"/>
        </w:rPr>
        <w:t xml:space="preserve"> </w:t>
      </w:r>
      <w:r w:rsidR="79F7E4FE" w:rsidRPr="18413A34">
        <w:rPr>
          <w:rStyle w:val="Email"/>
          <w:color w:val="auto"/>
          <w:sz w:val="20"/>
          <w:szCs w:val="20"/>
          <w:lang w:val="de-DE"/>
          <w14:ligatures w14:val="standard"/>
        </w:rPr>
        <w:t>samarth.kumar@fau.de</w:t>
      </w:r>
    </w:p>
    <w:p w14:paraId="0A37501D" w14:textId="77777777" w:rsidR="00586A35" w:rsidRPr="00F61FD2" w:rsidRDefault="00586A35" w:rsidP="00694749">
      <w:pPr>
        <w:pStyle w:val="TitleNote"/>
        <w:rPr>
          <w:rFonts w:ascii="Cambria Math" w:hAnsi="Cambria Math" w:cs="Cambria Math"/>
          <w:color w:val="auto"/>
          <w:vertAlign w:val="superscript"/>
          <w:lang w:val="de-DE"/>
          <w14:ligatures w14:val="standard"/>
        </w:rPr>
        <w:sectPr w:rsidR="00586A35" w:rsidRPr="00F61FD2"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DAB6C7B" w14:textId="77777777" w:rsidR="00694749" w:rsidRPr="00F61FD2" w:rsidRDefault="00694749" w:rsidP="00694749">
      <w:pPr>
        <w:pStyle w:val="AuthNotes"/>
        <w:rPr>
          <w:color w:val="auto"/>
          <w:lang w:val="de-DE"/>
          <w14:ligatures w14:val="standard"/>
        </w:rPr>
      </w:pPr>
    </w:p>
    <w:p w14:paraId="02EB378F" w14:textId="77777777" w:rsidR="00586A35" w:rsidRPr="00752903" w:rsidRDefault="00586A35" w:rsidP="00694749">
      <w:pPr>
        <w:pStyle w:val="AbsHead"/>
        <w:rPr>
          <w:lang w:val="de-DE"/>
          <w14:ligatures w14:val="standard"/>
        </w:rPr>
        <w:sectPr w:rsidR="00586A35" w:rsidRPr="00752903"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56CBDF8" w14:textId="720F02FE" w:rsidR="0007392C" w:rsidRPr="00586A35" w:rsidRDefault="60ADA7FD" w:rsidP="00694749">
      <w:pPr>
        <w:pStyle w:val="AbsHead"/>
      </w:pPr>
      <w:r w:rsidRPr="00586A35">
        <w:rPr>
          <w14:ligatures w14:val="standard"/>
        </w:rPr>
        <w:t>A</w:t>
      </w:r>
      <w:r w:rsidR="7EFD942E" w:rsidRPr="00586A35">
        <w:rPr>
          <w14:ligatures w14:val="standard"/>
        </w:rPr>
        <w:t>bstract</w:t>
      </w:r>
    </w:p>
    <w:p w14:paraId="7611B5F2" w14:textId="28D387F9" w:rsidR="4B45EB1E" w:rsidRDefault="4B45EB1E" w:rsidP="5E09CF4A">
      <w:pPr>
        <w:pStyle w:val="RefFormatPara"/>
      </w:pPr>
      <w:r w:rsidRPr="5E09CF4A">
        <w:t xml:space="preserve">This report details the creation and implementation of the Unity-based "Global Health" </w:t>
      </w:r>
      <w:r w:rsidR="00AD6E7A">
        <w:t>Virtual Reality</w:t>
      </w:r>
      <w:r w:rsidRPr="5E09CF4A">
        <w:t xml:space="preserve"> project</w:t>
      </w:r>
      <w:r w:rsidR="46A67813">
        <w:t xml:space="preserve"> </w:t>
      </w:r>
      <w:r w:rsidR="46A67813" w:rsidRPr="0FEB9976">
        <w:rPr>
          <w:rFonts w:eastAsiaTheme="minorEastAsia"/>
        </w:rPr>
        <w:t>called “</w:t>
      </w:r>
      <w:r w:rsidR="00EC1F17" w:rsidRPr="0FEB9976">
        <w:rPr>
          <w:rFonts w:eastAsiaTheme="minorEastAsia"/>
        </w:rPr>
        <w:t>The Small Things in Life</w:t>
      </w:r>
      <w:r w:rsidR="1E0F36E6" w:rsidRPr="0FEB9976">
        <w:rPr>
          <w:rFonts w:eastAsiaTheme="minorEastAsia"/>
        </w:rPr>
        <w:t>”</w:t>
      </w:r>
      <w:r w:rsidR="6378F878" w:rsidRPr="0FEB9976">
        <w:rPr>
          <w:rFonts w:eastAsiaTheme="minorEastAsia"/>
        </w:rPr>
        <w:t>.</w:t>
      </w:r>
      <w:r w:rsidRPr="0FEB9976">
        <w:rPr>
          <w:rFonts w:eastAsiaTheme="minorEastAsia"/>
        </w:rPr>
        <w:t xml:space="preserve"> </w:t>
      </w:r>
      <w:r w:rsidR="59556702" w:rsidRPr="0FEB9976">
        <w:rPr>
          <w:rFonts w:eastAsiaTheme="minorEastAsia"/>
        </w:rPr>
        <w:t xml:space="preserve">The project combines the strength of serious games and </w:t>
      </w:r>
      <w:r w:rsidR="00AD6E7A" w:rsidRPr="0FEB9976">
        <w:rPr>
          <w:rFonts w:eastAsiaTheme="minorEastAsia"/>
        </w:rPr>
        <w:t>Virtual Reality</w:t>
      </w:r>
      <w:r w:rsidR="59556702" w:rsidRPr="0FEB9976">
        <w:rPr>
          <w:rFonts w:eastAsiaTheme="minorEastAsia"/>
        </w:rPr>
        <w:t xml:space="preserve"> technology to </w:t>
      </w:r>
      <w:r w:rsidR="3189F133" w:rsidRPr="512B819B">
        <w:rPr>
          <w:rFonts w:eastAsiaTheme="minorEastAsia"/>
        </w:rPr>
        <w:t>re-create</w:t>
      </w:r>
      <w:r w:rsidR="3189F133" w:rsidRPr="77C47AFD">
        <w:rPr>
          <w:rFonts w:eastAsiaTheme="minorEastAsia"/>
        </w:rPr>
        <w:t xml:space="preserve"> </w:t>
      </w:r>
      <w:r w:rsidR="59556702" w:rsidRPr="77C47AFD">
        <w:rPr>
          <w:rFonts w:eastAsiaTheme="minorEastAsia"/>
        </w:rPr>
        <w:t>an</w:t>
      </w:r>
      <w:r w:rsidR="59556702" w:rsidRPr="0FEB9976">
        <w:rPr>
          <w:rFonts w:eastAsiaTheme="minorEastAsia"/>
        </w:rPr>
        <w:t xml:space="preserve"> immersive experience of a regular day in the user's apartment, where they are given a situation and are needed to complete various everyday home activities. </w:t>
      </w:r>
      <w:r w:rsidRPr="5E09CF4A">
        <w:t>The user's carbon footprint is influenced by their gameplay choices</w:t>
      </w:r>
      <w:r w:rsidR="742E36C5" w:rsidRPr="5E09CF4A">
        <w:t>,</w:t>
      </w:r>
      <w:r w:rsidRPr="5E09CF4A">
        <w:t xml:space="preserve"> </w:t>
      </w:r>
      <w:r w:rsidR="51E18956" w:rsidRPr="5E09CF4A">
        <w:t xml:space="preserve">which </w:t>
      </w:r>
      <w:r w:rsidR="21F1736F" w:rsidRPr="5E09CF4A">
        <w:t xml:space="preserve">is </w:t>
      </w:r>
      <w:r w:rsidR="51E18956" w:rsidRPr="5E09CF4A">
        <w:t xml:space="preserve">then scaled both in time and value to represent as </w:t>
      </w:r>
      <w:r w:rsidR="239F5896" w:rsidRPr="5E09CF4A">
        <w:t xml:space="preserve">if </w:t>
      </w:r>
      <w:r w:rsidR="51E18956" w:rsidRPr="5E09CF4A">
        <w:t xml:space="preserve">they were the </w:t>
      </w:r>
      <w:r w:rsidR="48840532" w:rsidRPr="5E09CF4A">
        <w:t xml:space="preserve">choices of </w:t>
      </w:r>
      <w:r w:rsidR="51E18956" w:rsidRPr="5E09CF4A">
        <w:t>global population</w:t>
      </w:r>
      <w:r w:rsidR="4A88E9A1">
        <w:t>,</w:t>
      </w:r>
      <w:r w:rsidR="007D7908">
        <w:t xml:space="preserve"> over </w:t>
      </w:r>
      <w:r w:rsidR="347F2BB7">
        <w:t>the timescale of</w:t>
      </w:r>
      <w:r w:rsidR="007D7908">
        <w:t xml:space="preserve"> 50 years</w:t>
      </w:r>
      <w:r w:rsidRPr="5E09CF4A">
        <w:t>.</w:t>
      </w:r>
      <w:r w:rsidR="302D690B" w:rsidRPr="5E09CF4A">
        <w:t xml:space="preserve"> </w:t>
      </w:r>
      <w:r w:rsidRPr="5E09CF4A">
        <w:t xml:space="preserve">By making players aware of their energy-use </w:t>
      </w:r>
      <w:r w:rsidR="274BA4DE">
        <w:t xml:space="preserve">habits </w:t>
      </w:r>
      <w:r w:rsidR="2943618E">
        <w:t>and</w:t>
      </w:r>
      <w:r w:rsidR="2943618E" w:rsidRPr="5E09CF4A">
        <w:t xml:space="preserve"> the global impact of their decisions</w:t>
      </w:r>
      <w:r w:rsidRPr="5E09CF4A">
        <w:t xml:space="preserve">, the game hopes to increase environmental consciousness among its </w:t>
      </w:r>
      <w:r w:rsidR="7276C33C">
        <w:t>players</w:t>
      </w:r>
      <w:r>
        <w:t>.</w:t>
      </w:r>
      <w:r w:rsidR="35D949E0" w:rsidRPr="5E09CF4A">
        <w:t xml:space="preserve"> </w:t>
      </w:r>
      <w:r w:rsidRPr="5E09CF4A">
        <w:t xml:space="preserve">This </w:t>
      </w:r>
      <w:r w:rsidR="3EF348E1" w:rsidRPr="5E09CF4A">
        <w:t xml:space="preserve">report </w:t>
      </w:r>
      <w:r w:rsidRPr="5E09CF4A">
        <w:t xml:space="preserve">describes the project's planning, execution, and assessment, as well as its technical and </w:t>
      </w:r>
      <w:r w:rsidR="3C559B3F" w:rsidRPr="5E09CF4A">
        <w:t>educational a</w:t>
      </w:r>
      <w:r w:rsidRPr="5E09CF4A">
        <w:t>s</w:t>
      </w:r>
      <w:r w:rsidR="3236B735" w:rsidRPr="5E09CF4A">
        <w:t>pects</w:t>
      </w:r>
      <w:r w:rsidRPr="5E09CF4A">
        <w:t>.</w:t>
      </w:r>
    </w:p>
    <w:p w14:paraId="0A3471A0" w14:textId="7A23E6C8" w:rsidR="25C9F6B4" w:rsidRPr="00E53C1A" w:rsidRDefault="357A3A5E" w:rsidP="00E53C1A">
      <w:pPr>
        <w:pStyle w:val="Head1"/>
      </w:pPr>
      <w:r>
        <w:t>Motivation</w:t>
      </w:r>
    </w:p>
    <w:p w14:paraId="091EB4D7" w14:textId="0AC03D03" w:rsidR="008717C8" w:rsidRPr="00586A35" w:rsidRDefault="65306668" w:rsidP="5E09CF4A">
      <w:pPr>
        <w:pStyle w:val="RefFormatPara"/>
      </w:pPr>
      <w:r w:rsidRPr="3ACEFC77">
        <w:t xml:space="preserve">Promoting user engagement that </w:t>
      </w:r>
      <w:r w:rsidR="5D9B3776" w:rsidRPr="3ACEFC77">
        <w:t>can</w:t>
      </w:r>
      <w:r w:rsidRPr="3ACEFC77">
        <w:t xml:space="preserve"> inspire people to </w:t>
      </w:r>
      <w:r w:rsidR="11BC2596" w:rsidRPr="3ACEFC77">
        <w:t>change</w:t>
      </w:r>
      <w:r w:rsidRPr="3ACEFC77">
        <w:t xml:space="preserve"> is one of the main problems in environmental awareness and education.</w:t>
      </w:r>
      <w:r w:rsidR="77D6AC9D">
        <w:t xml:space="preserve"> </w:t>
      </w:r>
      <w:r w:rsidRPr="26FDE0D1">
        <w:t xml:space="preserve">Online carbon emission calculators are a popular tool for assisting users in understanding their environmental impact, however these calculators sometimes lack a sense of </w:t>
      </w:r>
      <w:r w:rsidR="68405C29" w:rsidRPr="26FDE0D1">
        <w:t xml:space="preserve">engagement </w:t>
      </w:r>
      <w:r w:rsidRPr="26FDE0D1">
        <w:t xml:space="preserve">and intrigue, failing to properly </w:t>
      </w:r>
      <w:r w:rsidR="589992CF" w:rsidRPr="26FDE0D1">
        <w:t xml:space="preserve">relate to their </w:t>
      </w:r>
      <w:r w:rsidRPr="26FDE0D1">
        <w:t xml:space="preserve">users. </w:t>
      </w:r>
      <w:r w:rsidR="767DA248" w:rsidRPr="26FDE0D1">
        <w:t>In contrast, a project like "Global Health", provides an interactive and engaging learning experience that can be more compelling and effective</w:t>
      </w:r>
      <w:r w:rsidR="78A55446" w:rsidRPr="26FDE0D1">
        <w:t xml:space="preserve"> in convincing individuals to change their lifestyle. </w:t>
      </w:r>
      <w:r w:rsidR="1C7F1053" w:rsidRPr="26FDE0D1">
        <w:t>I</w:t>
      </w:r>
      <w:r w:rsidR="767DA248" w:rsidRPr="26FDE0D1">
        <w:t xml:space="preserve">t creates a sense of presence and immersion by reproducing a real-world environment in </w:t>
      </w:r>
      <w:r w:rsidR="00AD6E7A">
        <w:t>Virtual Reality</w:t>
      </w:r>
      <w:r w:rsidR="767DA248" w:rsidRPr="26FDE0D1">
        <w:t xml:space="preserve">, that could help users better understand </w:t>
      </w:r>
      <w:r w:rsidR="4150AEC0" w:rsidRPr="26FDE0D1">
        <w:t>and relate to</w:t>
      </w:r>
      <w:r w:rsidR="767DA248" w:rsidRPr="26FDE0D1">
        <w:t xml:space="preserve"> the impacts of their choices.</w:t>
      </w:r>
      <w:r w:rsidR="411BE239" w:rsidRPr="26FDE0D1">
        <w:t xml:space="preserve"> Furthermore,</w:t>
      </w:r>
      <w:r w:rsidR="751041CD" w:rsidRPr="26FDE0D1">
        <w:t xml:space="preserve"> </w:t>
      </w:r>
      <w:r w:rsidR="00AD6E7A">
        <w:t>Virtual Reality</w:t>
      </w:r>
      <w:r w:rsidR="751041CD" w:rsidRPr="26FDE0D1">
        <w:t xml:space="preserve"> technology and serious games are great teaching aids that may make complicated subjects more understandable and interesting. It has been </w:t>
      </w:r>
      <w:r w:rsidR="3951CC40">
        <w:t xml:space="preserve">proven </w:t>
      </w:r>
      <w:r w:rsidR="751041CD">
        <w:t>that</w:t>
      </w:r>
      <w:r w:rsidR="751041CD" w:rsidRPr="26FDE0D1">
        <w:t xml:space="preserve"> serious games, which </w:t>
      </w:r>
      <w:r w:rsidR="0ECDD8E2" w:rsidRPr="26FDE0D1">
        <w:t xml:space="preserve">are </w:t>
      </w:r>
      <w:r w:rsidR="552932D3" w:rsidRPr="26FDE0D1">
        <w:t>both</w:t>
      </w:r>
      <w:r w:rsidR="751041CD" w:rsidRPr="26FDE0D1">
        <w:t xml:space="preserve"> interact</w:t>
      </w:r>
      <w:r w:rsidR="05E2ACF0" w:rsidRPr="26FDE0D1">
        <w:t>ive</w:t>
      </w:r>
      <w:r w:rsidR="751041CD" w:rsidRPr="26FDE0D1">
        <w:t xml:space="preserve"> and </w:t>
      </w:r>
      <w:r w:rsidR="333E5858" w:rsidRPr="26FDE0D1">
        <w:t>educational</w:t>
      </w:r>
      <w:r w:rsidR="751041CD" w:rsidRPr="26FDE0D1">
        <w:t xml:space="preserve">, are very successful at enhancing learning results. Finally, a </w:t>
      </w:r>
      <w:r w:rsidR="411BE239" w:rsidRPr="26FDE0D1">
        <w:t>major s</w:t>
      </w:r>
      <w:r w:rsidR="53649B31" w:rsidRPr="26FDE0D1">
        <w:t xml:space="preserve">ource of inspiration for doing this </w:t>
      </w:r>
      <w:r w:rsidR="7BEBEA68" w:rsidRPr="26FDE0D1">
        <w:t>was</w:t>
      </w:r>
      <w:r w:rsidR="6B3A3DC0" w:rsidRPr="26FDE0D1">
        <w:t xml:space="preserve"> the</w:t>
      </w:r>
      <w:r w:rsidR="53649B31" w:rsidRPr="26FDE0D1">
        <w:t xml:space="preserve"> </w:t>
      </w:r>
      <w:r w:rsidR="14255A2C" w:rsidRPr="26FDE0D1">
        <w:t>bachelor's</w:t>
      </w:r>
      <w:r w:rsidR="53649B31" w:rsidRPr="26FDE0D1">
        <w:t xml:space="preserve"> thesis by Manuel Schildknecht</w:t>
      </w:r>
      <w:r w:rsidR="000578B6">
        <w:t xml:space="preserve"> </w:t>
      </w:r>
      <w:sdt>
        <w:sdtPr>
          <w:id w:val="-193232049"/>
          <w:lock w:val="contentLocked"/>
          <w:placeholder>
            <w:docPart w:val="BFA4CC0C9B6946B69996F05ED812A229"/>
          </w:placeholder>
          <w:citation/>
        </w:sdtPr>
        <w:sdtContent>
          <w:r w:rsidR="009B1F3C">
            <w:fldChar w:fldCharType="begin"/>
          </w:r>
          <w:r w:rsidR="009B1F3C">
            <w:instrText xml:space="preserve"> CITATION Sch20 \l 1033 </w:instrText>
          </w:r>
          <w:r w:rsidR="009B1F3C">
            <w:fldChar w:fldCharType="separate"/>
          </w:r>
          <w:r w:rsidR="009B1F3C">
            <w:rPr>
              <w:noProof/>
            </w:rPr>
            <w:t>(Schildknecht, 2020)</w:t>
          </w:r>
          <w:r w:rsidR="009B1F3C">
            <w:fldChar w:fldCharType="end"/>
          </w:r>
        </w:sdtContent>
      </w:sdt>
      <w:r w:rsidR="53649B31" w:rsidRPr="26FDE0D1">
        <w:t xml:space="preserve">. </w:t>
      </w:r>
      <w:r w:rsidR="0885080A" w:rsidRPr="26FDE0D1">
        <w:t>They created a game with a similar goal and so w</w:t>
      </w:r>
      <w:r w:rsidR="597FE617" w:rsidRPr="26FDE0D1">
        <w:t>e b</w:t>
      </w:r>
      <w:r w:rsidR="53649B31" w:rsidRPr="26FDE0D1">
        <w:t>uil</w:t>
      </w:r>
      <w:r w:rsidR="08C8DB2F" w:rsidRPr="26FDE0D1">
        <w:t>t</w:t>
      </w:r>
      <w:r w:rsidR="53649B31" w:rsidRPr="26FDE0D1">
        <w:t xml:space="preserve"> upon their idea</w:t>
      </w:r>
      <w:r w:rsidR="00190784" w:rsidRPr="26FDE0D1">
        <w:t xml:space="preserve"> </w:t>
      </w:r>
      <w:r w:rsidR="61DFAD5B" w:rsidRPr="26FDE0D1">
        <w:t xml:space="preserve">and </w:t>
      </w:r>
      <w:r w:rsidR="22B83D81" w:rsidRPr="26FDE0D1">
        <w:t>further impro</w:t>
      </w:r>
      <w:r w:rsidR="3375FF6F" w:rsidRPr="26FDE0D1">
        <w:t>ved</w:t>
      </w:r>
      <w:r w:rsidR="22B83D81" w:rsidRPr="26FDE0D1">
        <w:t xml:space="preserve"> it</w:t>
      </w:r>
      <w:r w:rsidR="53649B31" w:rsidRPr="26FDE0D1">
        <w:t xml:space="preserve"> by doing </w:t>
      </w:r>
      <w:r w:rsidR="3B711A0F" w:rsidRPr="26FDE0D1">
        <w:t xml:space="preserve">it </w:t>
      </w:r>
      <w:r w:rsidR="53649B31" w:rsidRPr="26FDE0D1">
        <w:t xml:space="preserve">in </w:t>
      </w:r>
      <w:r w:rsidR="00AD6E7A">
        <w:t>Virtual Reality</w:t>
      </w:r>
      <w:r w:rsidR="53649B31" w:rsidRPr="26FDE0D1">
        <w:t xml:space="preserve"> instead of </w:t>
      </w:r>
      <w:r w:rsidR="208718EC" w:rsidRPr="26FDE0D1">
        <w:t>First-Person Perspective</w:t>
      </w:r>
      <w:r w:rsidR="67D77AA2" w:rsidRPr="26FDE0D1">
        <w:t>,</w:t>
      </w:r>
      <w:r w:rsidR="355719B5" w:rsidRPr="26FDE0D1">
        <w:t xml:space="preserve"> along with many other additions</w:t>
      </w:r>
      <w:r w:rsidR="53649B31" w:rsidRPr="26FDE0D1">
        <w:t>.</w:t>
      </w:r>
    </w:p>
    <w:p w14:paraId="2931D488" w14:textId="30322B2A" w:rsidR="00E53C1A" w:rsidRPr="00E53C1A" w:rsidRDefault="1506450D" w:rsidP="00E53C1A">
      <w:pPr>
        <w:pStyle w:val="Head1"/>
      </w:pPr>
      <w:r>
        <w:t>Prior Work</w:t>
      </w:r>
    </w:p>
    <w:p w14:paraId="014E8CFF" w14:textId="293BA315" w:rsidR="4BC72E33" w:rsidRDefault="4BC72E33" w:rsidP="5C24221D">
      <w:r w:rsidRPr="5C24221D">
        <w:rPr>
          <w:sz w:val="16"/>
          <w:szCs w:val="16"/>
        </w:rPr>
        <w:t>The main source of inspiration for this project was the work “CO2 -</w:t>
      </w:r>
      <w:proofErr w:type="spellStart"/>
      <w:r w:rsidRPr="5C24221D">
        <w:rPr>
          <w:sz w:val="16"/>
          <w:szCs w:val="16"/>
        </w:rPr>
        <w:t>Fußabdruck</w:t>
      </w:r>
      <w:proofErr w:type="spellEnd"/>
      <w:r w:rsidRPr="5C24221D">
        <w:rPr>
          <w:sz w:val="16"/>
          <w:szCs w:val="16"/>
        </w:rPr>
        <w:t xml:space="preserve"> Simulation </w:t>
      </w:r>
      <w:proofErr w:type="spellStart"/>
      <w:r w:rsidRPr="5C24221D">
        <w:rPr>
          <w:sz w:val="16"/>
          <w:szCs w:val="16"/>
        </w:rPr>
        <w:t>mit</w:t>
      </w:r>
      <w:proofErr w:type="spellEnd"/>
      <w:r w:rsidRPr="5C24221D">
        <w:rPr>
          <w:sz w:val="16"/>
          <w:szCs w:val="16"/>
        </w:rPr>
        <w:t xml:space="preserve"> Unity”</w:t>
      </w:r>
      <w:r w:rsidR="007952BC">
        <w:rPr>
          <w:sz w:val="16"/>
          <w:szCs w:val="16"/>
        </w:rPr>
        <w:t xml:space="preserve"> </w:t>
      </w:r>
      <w:sdt>
        <w:sdtPr>
          <w:rPr>
            <w:sz w:val="16"/>
            <w:szCs w:val="16"/>
          </w:rPr>
          <w:id w:val="124509024"/>
          <w:citation/>
        </w:sdtPr>
        <w:sdtContent>
          <w:r w:rsidR="007952BC">
            <w:rPr>
              <w:sz w:val="16"/>
              <w:szCs w:val="16"/>
            </w:rPr>
            <w:fldChar w:fldCharType="begin"/>
          </w:r>
          <w:r w:rsidR="007952BC">
            <w:rPr>
              <w:sz w:val="16"/>
              <w:szCs w:val="16"/>
            </w:rPr>
            <w:instrText xml:space="preserve"> CITATION Sch20 \l 1033 </w:instrText>
          </w:r>
          <w:r w:rsidR="007952BC">
            <w:rPr>
              <w:sz w:val="16"/>
              <w:szCs w:val="16"/>
            </w:rPr>
            <w:fldChar w:fldCharType="separate"/>
          </w:r>
          <w:r w:rsidR="00BC58B8" w:rsidRPr="00BC58B8">
            <w:rPr>
              <w:noProof/>
              <w:sz w:val="16"/>
              <w:szCs w:val="16"/>
            </w:rPr>
            <w:t>(Schildknecht, 2020)</w:t>
          </w:r>
          <w:r w:rsidR="007952BC">
            <w:rPr>
              <w:sz w:val="16"/>
              <w:szCs w:val="16"/>
            </w:rPr>
            <w:fldChar w:fldCharType="end"/>
          </w:r>
        </w:sdtContent>
      </w:sdt>
      <w:r w:rsidRPr="5C24221D">
        <w:rPr>
          <w:sz w:val="16"/>
          <w:szCs w:val="16"/>
        </w:rPr>
        <w:t>. This interactive CO2 calculator places the player into an apartment with certain tasks to complete, while tracking CO2 emissions that arise from completing the given tasks. The tasks fall into five different categories, namely diet, waste, electricity, heating, transport</w:t>
      </w:r>
      <w:r w:rsidR="0032244B" w:rsidRPr="5C24221D">
        <w:rPr>
          <w:sz w:val="16"/>
          <w:szCs w:val="16"/>
        </w:rPr>
        <w:t>,</w:t>
      </w:r>
      <w:r w:rsidRPr="5C24221D">
        <w:rPr>
          <w:sz w:val="16"/>
          <w:szCs w:val="16"/>
        </w:rPr>
        <w:t xml:space="preserve"> and consumption. For “</w:t>
      </w:r>
      <w:r w:rsidR="00EC1F17">
        <w:rPr>
          <w:sz w:val="16"/>
          <w:szCs w:val="16"/>
        </w:rPr>
        <w:t>The Small Things in Life</w:t>
      </w:r>
      <w:r w:rsidRPr="5C24221D">
        <w:rPr>
          <w:sz w:val="16"/>
          <w:szCs w:val="16"/>
        </w:rPr>
        <w:t>” there are only 6 tasks covering the categories diet, electricity, heating</w:t>
      </w:r>
      <w:r w:rsidR="0032244B" w:rsidRPr="5C24221D">
        <w:rPr>
          <w:sz w:val="16"/>
          <w:szCs w:val="16"/>
        </w:rPr>
        <w:t>,</w:t>
      </w:r>
      <w:r w:rsidRPr="5C24221D">
        <w:rPr>
          <w:sz w:val="16"/>
          <w:szCs w:val="16"/>
        </w:rPr>
        <w:t xml:space="preserve"> and transport (more details in chapter</w:t>
      </w:r>
      <w:r w:rsidR="006F105F">
        <w:rPr>
          <w:sz w:val="16"/>
          <w:szCs w:val="16"/>
        </w:rPr>
        <w:t xml:space="preserve"> 3.2</w:t>
      </w:r>
      <w:r w:rsidRPr="5C24221D">
        <w:rPr>
          <w:sz w:val="16"/>
          <w:szCs w:val="16"/>
        </w:rPr>
        <w:t>). Schildknecht showed the impacts of the player’s actions via an earth model that changes based on the decisions the player takes in the game. The approach for “</w:t>
      </w:r>
      <w:r w:rsidR="00EC1F17">
        <w:rPr>
          <w:sz w:val="16"/>
          <w:szCs w:val="16"/>
        </w:rPr>
        <w:t>The Small Things in Life</w:t>
      </w:r>
      <w:r w:rsidRPr="5C24221D">
        <w:rPr>
          <w:sz w:val="16"/>
          <w:szCs w:val="16"/>
        </w:rPr>
        <w:t>” was to show impacts continuously throughout the game, as well as after the player finished the game (more details in chapters</w:t>
      </w:r>
      <w:r w:rsidR="00F23C97">
        <w:rPr>
          <w:sz w:val="16"/>
          <w:szCs w:val="16"/>
        </w:rPr>
        <w:t xml:space="preserve"> 3.2 </w:t>
      </w:r>
      <w:r w:rsidRPr="5C24221D">
        <w:rPr>
          <w:sz w:val="16"/>
          <w:szCs w:val="16"/>
        </w:rPr>
        <w:t xml:space="preserve">and </w:t>
      </w:r>
      <w:r w:rsidR="00F23C97">
        <w:rPr>
          <w:sz w:val="16"/>
          <w:szCs w:val="16"/>
        </w:rPr>
        <w:t>3.4</w:t>
      </w:r>
      <w:r w:rsidRPr="5C24221D">
        <w:rPr>
          <w:sz w:val="16"/>
          <w:szCs w:val="16"/>
        </w:rPr>
        <w:t xml:space="preserve">). </w:t>
      </w:r>
      <w:proofErr w:type="spellStart"/>
      <w:r w:rsidRPr="5C24221D">
        <w:rPr>
          <w:sz w:val="16"/>
          <w:szCs w:val="16"/>
        </w:rPr>
        <w:t>Schildknecht’s</w:t>
      </w:r>
      <w:proofErr w:type="spellEnd"/>
      <w:r w:rsidRPr="5C24221D">
        <w:rPr>
          <w:sz w:val="16"/>
          <w:szCs w:val="16"/>
        </w:rPr>
        <w:t xml:space="preserve"> project was implemented in “normal” first person perspective, while “</w:t>
      </w:r>
      <w:r w:rsidR="00EC1F17">
        <w:rPr>
          <w:sz w:val="16"/>
          <w:szCs w:val="16"/>
        </w:rPr>
        <w:t>The Small Things in Life</w:t>
      </w:r>
      <w:r w:rsidRPr="5C24221D">
        <w:rPr>
          <w:sz w:val="16"/>
          <w:szCs w:val="16"/>
        </w:rPr>
        <w:t xml:space="preserve">” was implemented in </w:t>
      </w:r>
      <w:r w:rsidR="00AD6E7A">
        <w:rPr>
          <w:sz w:val="16"/>
          <w:szCs w:val="16"/>
        </w:rPr>
        <w:t>Virtual Reality</w:t>
      </w:r>
      <w:r w:rsidRPr="5C24221D">
        <w:rPr>
          <w:sz w:val="16"/>
          <w:szCs w:val="16"/>
        </w:rPr>
        <w:t xml:space="preserve"> (VR) to reach a higher level of immersion and virtual embodiment.</w:t>
      </w:r>
    </w:p>
    <w:p w14:paraId="0B42BB2E" w14:textId="1FC8CECB" w:rsidR="4BC72E33" w:rsidRDefault="4BC72E33" w:rsidP="5C24221D">
      <w:r w:rsidRPr="5C24221D">
        <w:rPr>
          <w:sz w:val="16"/>
          <w:szCs w:val="16"/>
        </w:rPr>
        <w:t>Another group of researchers looked at gamification for global warming</w:t>
      </w:r>
      <w:r w:rsidR="007952BC">
        <w:rPr>
          <w:sz w:val="16"/>
          <w:szCs w:val="16"/>
        </w:rPr>
        <w:t xml:space="preserve"> </w:t>
      </w:r>
      <w:sdt>
        <w:sdtPr>
          <w:rPr>
            <w:sz w:val="16"/>
            <w:szCs w:val="16"/>
          </w:rPr>
          <w:id w:val="1013108235"/>
          <w:citation/>
        </w:sdtPr>
        <w:sdtContent>
          <w:r w:rsidR="007952BC">
            <w:rPr>
              <w:sz w:val="16"/>
              <w:szCs w:val="16"/>
            </w:rPr>
            <w:fldChar w:fldCharType="begin"/>
          </w:r>
          <w:r w:rsidR="007952BC">
            <w:rPr>
              <w:sz w:val="16"/>
              <w:szCs w:val="16"/>
            </w:rPr>
            <w:instrText xml:space="preserve"> CITATION Oua20 \l 1033 </w:instrText>
          </w:r>
          <w:r w:rsidR="007952BC">
            <w:rPr>
              <w:sz w:val="16"/>
              <w:szCs w:val="16"/>
            </w:rPr>
            <w:fldChar w:fldCharType="separate"/>
          </w:r>
          <w:r w:rsidR="00BC58B8" w:rsidRPr="00BC58B8">
            <w:rPr>
              <w:noProof/>
              <w:sz w:val="16"/>
              <w:szCs w:val="16"/>
            </w:rPr>
            <w:t>(Ouariachi, Li, &amp; Elving, 2020)</w:t>
          </w:r>
          <w:r w:rsidR="007952BC">
            <w:rPr>
              <w:sz w:val="16"/>
              <w:szCs w:val="16"/>
            </w:rPr>
            <w:fldChar w:fldCharType="end"/>
          </w:r>
        </w:sdtContent>
      </w:sdt>
      <w:r w:rsidRPr="5C24221D">
        <w:rPr>
          <w:sz w:val="16"/>
          <w:szCs w:val="16"/>
        </w:rPr>
        <w:t>. They analyzed six games via two analysis frameworks to determine how well these games would impact players on a cognitive, emotional</w:t>
      </w:r>
      <w:r w:rsidR="0032244B" w:rsidRPr="5C24221D">
        <w:rPr>
          <w:sz w:val="16"/>
          <w:szCs w:val="16"/>
        </w:rPr>
        <w:t>,</w:t>
      </w:r>
      <w:r w:rsidRPr="5C24221D">
        <w:rPr>
          <w:sz w:val="16"/>
          <w:szCs w:val="16"/>
        </w:rPr>
        <w:t xml:space="preserve"> and behavioral level. What they could find out was that the best gamification projects not only focus on positive emotions and find a balance between extrinsic and intrinsic core drives, but also include negative emotions as motivation. The idea for “</w:t>
      </w:r>
      <w:r w:rsidR="00EC1F17">
        <w:rPr>
          <w:sz w:val="16"/>
          <w:szCs w:val="16"/>
        </w:rPr>
        <w:t>The Small Things in Life</w:t>
      </w:r>
      <w:r w:rsidRPr="5C24221D">
        <w:rPr>
          <w:sz w:val="16"/>
          <w:szCs w:val="16"/>
        </w:rPr>
        <w:t>” was to use the impacts (described in</w:t>
      </w:r>
      <w:r w:rsidR="007952BC">
        <w:rPr>
          <w:sz w:val="16"/>
          <w:szCs w:val="16"/>
        </w:rPr>
        <w:t xml:space="preserve"> chapter 3.2</w:t>
      </w:r>
      <w:r w:rsidRPr="5C24221D">
        <w:rPr>
          <w:sz w:val="16"/>
          <w:szCs w:val="16"/>
        </w:rPr>
        <w:t>) as negative extrinsic motivators, the story-nuggets (described in</w:t>
      </w:r>
      <w:r w:rsidR="007952BC">
        <w:rPr>
          <w:sz w:val="16"/>
          <w:szCs w:val="16"/>
        </w:rPr>
        <w:t xml:space="preserve"> chapter 3.2</w:t>
      </w:r>
      <w:r w:rsidRPr="5C24221D">
        <w:rPr>
          <w:sz w:val="16"/>
          <w:szCs w:val="16"/>
        </w:rPr>
        <w:t xml:space="preserve">) as positive intrinsic motivators. </w:t>
      </w:r>
      <w:r w:rsidR="007952BC" w:rsidRPr="00C821D7">
        <w:rPr>
          <w:sz w:val="16"/>
          <w:szCs w:val="16"/>
        </w:rPr>
        <w:t>Figure 1</w:t>
      </w:r>
      <w:r w:rsidR="007932D4">
        <w:rPr>
          <w:sz w:val="16"/>
          <w:szCs w:val="16"/>
        </w:rPr>
        <w:t xml:space="preserve"> </w:t>
      </w:r>
      <w:r w:rsidR="007932D4" w:rsidRPr="007932D4">
        <w:rPr>
          <w:sz w:val="16"/>
          <w:szCs w:val="16"/>
        </w:rPr>
        <w:t>in the appendix</w:t>
      </w:r>
      <w:r w:rsidRPr="5C24221D">
        <w:rPr>
          <w:sz w:val="16"/>
          <w:szCs w:val="16"/>
        </w:rPr>
        <w:t xml:space="preserve"> shows the kind of attributes </w:t>
      </w:r>
      <w:proofErr w:type="spellStart"/>
      <w:r w:rsidRPr="5C24221D">
        <w:rPr>
          <w:sz w:val="16"/>
          <w:szCs w:val="16"/>
        </w:rPr>
        <w:t>Ouariachi</w:t>
      </w:r>
      <w:proofErr w:type="spellEnd"/>
      <w:r w:rsidRPr="5C24221D">
        <w:rPr>
          <w:sz w:val="16"/>
          <w:szCs w:val="16"/>
        </w:rPr>
        <w:t xml:space="preserve"> et al. identified for the six games, where one can see that the aspects of “narrative driven” and “simulated” weren’t nearly as utilized as others. “</w:t>
      </w:r>
      <w:r w:rsidR="00EC1F17">
        <w:rPr>
          <w:sz w:val="16"/>
          <w:szCs w:val="16"/>
        </w:rPr>
        <w:t>The Small Things in Life</w:t>
      </w:r>
      <w:r w:rsidRPr="5C24221D">
        <w:rPr>
          <w:sz w:val="16"/>
          <w:szCs w:val="16"/>
        </w:rPr>
        <w:t>” aims to fill that gap.</w:t>
      </w:r>
    </w:p>
    <w:p w14:paraId="4720ED84" w14:textId="2F20E510" w:rsidR="00E53C1A" w:rsidRPr="00E53C1A" w:rsidRDefault="27F5BD11" w:rsidP="00E53C1A">
      <w:pPr>
        <w:pStyle w:val="Head1"/>
      </w:pPr>
      <w:r>
        <w:t>Art</w:t>
      </w:r>
      <w:r w:rsidR="360EFA20">
        <w:t>i</w:t>
      </w:r>
      <w:r>
        <w:t>fact</w:t>
      </w:r>
      <w:r w:rsidR="4EEB0520">
        <w:t>s</w:t>
      </w:r>
    </w:p>
    <w:p w14:paraId="0D37E5B7" w14:textId="77777777" w:rsidR="008B0130" w:rsidRDefault="008B0130" w:rsidP="008B0130">
      <w:pPr>
        <w:pStyle w:val="Head2"/>
      </w:pPr>
      <w:r>
        <w:t>Game Approach/ Framing</w:t>
      </w:r>
    </w:p>
    <w:p w14:paraId="3474517B" w14:textId="24ADA629" w:rsidR="008B0130" w:rsidRDefault="008B0130" w:rsidP="008B0130">
      <w:pPr>
        <w:pStyle w:val="RefFormatPara"/>
      </w:pPr>
      <w:r>
        <w:t>The core concept of this game is that the player is presented a flat, where they are told to finish some routine tasks before the character must pick up their daughter. These tasks are not outright listed but rather are intended to be discovered when exploring the apartment. The question that this game is asking the player throughout its five-to-ten-minute gameplay is what would happen if everybody on earth would behave the way the player does for the next 50 years during the game. So, this only includes emissions from activities/decisions that are being tak</w:t>
      </w:r>
      <w:r w:rsidR="00F77033">
        <w:t>en</w:t>
      </w:r>
      <w:r>
        <w:t xml:space="preserve"> in the gameplay, no extraordinary ones. This specifically aims to make the player think about how they are going about their day-to-day routines that most likely are </w:t>
      </w:r>
      <w:r w:rsidR="0011531B">
        <w:t xml:space="preserve">usually </w:t>
      </w:r>
      <w:r>
        <w:t>not given much thought. Activities like booking a vacation trip would thus not be included. Another aspect is that the player should not only receive feedback for his actions at the end of the game but rather also while playing. This feedback should be smoothly integrated in the gameplay.</w:t>
      </w:r>
    </w:p>
    <w:p w14:paraId="6D66B7C5" w14:textId="72255CC2" w:rsidR="008B0130" w:rsidRDefault="008B0130" w:rsidP="008B0130">
      <w:pPr>
        <w:pStyle w:val="RefFormatPara"/>
      </w:pPr>
      <w:r>
        <w:t xml:space="preserve">Therefore, the intended player persona for this game is a person that enjoys exploration in general. It should not be a player that only wants to do the bare minimum </w:t>
      </w:r>
      <w:r w:rsidR="00C25BE0">
        <w:t xml:space="preserve">to </w:t>
      </w:r>
      <w:r>
        <w:t>get the game done, but rather a person who looks outside of what they are specifically told they need to do. Alas, the player should feel rewarded if they discover something and thus receive information that is not part of the required minimal game flow. Since the player is not given the tasks outright, but only hints on where to go first, the player start</w:t>
      </w:r>
      <w:r w:rsidR="004A68DF">
        <w:t>s</w:t>
      </w:r>
      <w:r>
        <w:t xml:space="preserve"> in a state where they want to do tasks but don</w:t>
      </w:r>
      <w:r w:rsidR="007E0C6F">
        <w:t>’</w:t>
      </w:r>
      <w:r>
        <w:t>t have any discovered</w:t>
      </w:r>
      <w:r w:rsidR="00DC1FFF">
        <w:t xml:space="preserve"> yet</w:t>
      </w:r>
      <w:r>
        <w:t>. This leads to a (small) gameplay loop where the player needs to explore first. There, they will either</w:t>
      </w:r>
      <w:r w:rsidR="002729FE">
        <w:t xml:space="preserve"> </w:t>
      </w:r>
      <w:r>
        <w:t xml:space="preserve">find tasks or small background story nuggets. When a task </w:t>
      </w:r>
      <w:r w:rsidR="00B5400D">
        <w:t>is</w:t>
      </w:r>
      <w:r>
        <w:t xml:space="preserve"> found it can be </w:t>
      </w:r>
      <w:r w:rsidR="00B5400D">
        <w:t>completed</w:t>
      </w:r>
      <w:r w:rsidR="00D6294C">
        <w:t>,</w:t>
      </w:r>
      <w:r w:rsidR="00B5400D">
        <w:t xml:space="preserve"> </w:t>
      </w:r>
      <w:r>
        <w:t xml:space="preserve">and the player is either required to explore further (if the global CO2 didn’t rise the temperature too far in the meantime) or an impact takes place. If an impact </w:t>
      </w:r>
      <w:r w:rsidR="00144DFD">
        <w:t>takes</w:t>
      </w:r>
      <w:r>
        <w:t xml:space="preserve"> place the player will be notified by a distinct sound for the specific impact, and this will again invoke curiosity which then also include</w:t>
      </w:r>
      <w:r w:rsidR="007C2243">
        <w:t>s</w:t>
      </w:r>
      <w:r>
        <w:t xml:space="preserve"> finding the impact in the exploration phase. This gameplay </w:t>
      </w:r>
      <w:r w:rsidR="00222BEB">
        <w:t>loop</w:t>
      </w:r>
      <w:r>
        <w:t xml:space="preserve"> is illustrated in </w:t>
      </w:r>
      <w:r w:rsidR="00835F62" w:rsidRPr="00835F62">
        <w:t>F</w:t>
      </w:r>
      <w:r w:rsidRPr="00835F62">
        <w:t xml:space="preserve">igure </w:t>
      </w:r>
      <w:r w:rsidR="00835F62" w:rsidRPr="00835F62">
        <w:t>2</w:t>
      </w:r>
      <w:r>
        <w:t xml:space="preserve"> in the appendix.</w:t>
      </w:r>
    </w:p>
    <w:p w14:paraId="18A4E379" w14:textId="77777777" w:rsidR="008B0130" w:rsidRDefault="008B0130" w:rsidP="008B0130">
      <w:pPr>
        <w:pStyle w:val="Head2"/>
      </w:pPr>
      <w:r>
        <w:t>Game Mechanics</w:t>
      </w:r>
    </w:p>
    <w:p w14:paraId="08B769CF" w14:textId="55FFF3FB" w:rsidR="008B0130" w:rsidRDefault="008B0130" w:rsidP="008B0130">
      <w:pPr>
        <w:pStyle w:val="RefFormatPara"/>
        <w:rPr>
          <w14:ligatures w14:val="standard"/>
        </w:rPr>
      </w:pPr>
      <w:r>
        <w:rPr>
          <w14:ligatures w14:val="standard"/>
        </w:rPr>
        <w:t>As mentioned, the game builds on the player actively exploring the apartment. Without exploration</w:t>
      </w:r>
      <w:r w:rsidR="00202C6A">
        <w:rPr>
          <w14:ligatures w14:val="standard"/>
        </w:rPr>
        <w:t>,</w:t>
      </w:r>
      <w:r>
        <w:rPr>
          <w14:ligatures w14:val="standard"/>
        </w:rPr>
        <w:t xml:space="preserve"> many of the smaller things might be easily missed by the player. The goal of the player should therefore not be to rush through the game as fast as possible. Three main mechanics are being used to progress the game and make it interesting: Nuggets, Impacts and Tasks.</w:t>
      </w:r>
    </w:p>
    <w:p w14:paraId="7F62DD4C" w14:textId="6D878965" w:rsidR="008B0130" w:rsidRDefault="008B0130" w:rsidP="008B0130">
      <w:pPr>
        <w:pStyle w:val="RefFormatPara"/>
        <w:rPr>
          <w14:ligatures w14:val="standard"/>
        </w:rPr>
      </w:pPr>
      <w:r>
        <w:rPr>
          <w14:ligatures w14:val="standard"/>
        </w:rPr>
        <w:t>Nuggets are triggered by looking at certain objects closely. When triggered</w:t>
      </w:r>
      <w:r w:rsidR="003634F4">
        <w:rPr>
          <w14:ligatures w14:val="standard"/>
        </w:rPr>
        <w:t>,</w:t>
      </w:r>
      <w:r>
        <w:rPr>
          <w14:ligatures w14:val="standard"/>
        </w:rPr>
        <w:t xml:space="preserve"> a voice line conveys a small background story as a thought of the player. The general storyline of the game is that the player was enjoying his free time watching TV but must pick up their daughter later in the evening. These nuggets are then meant to make the </w:t>
      </w:r>
      <w:r w:rsidR="003217D1">
        <w:rPr>
          <w14:ligatures w14:val="standard"/>
        </w:rPr>
        <w:t>main character’s</w:t>
      </w:r>
      <w:r>
        <w:rPr>
          <w14:ligatures w14:val="standard"/>
        </w:rPr>
        <w:t xml:space="preserve"> life more relatable and interesting by simply elaborating on the life of the two. A picture might tell a story about their vacation, or a chess board might be about the lacking interest in chess of the daughter that the player character would wish her to have. These nuggets, however, aren’t creating a coherent storyline for the player to follow throughout the game which might create more engagement to the game. However, too much focus on the story might lead to less emphasis on the eco</w:t>
      </w:r>
      <w:r w:rsidR="00996D12">
        <w:rPr>
          <w14:ligatures w14:val="standard"/>
        </w:rPr>
        <w:t>logical</w:t>
      </w:r>
      <w:r>
        <w:rPr>
          <w14:ligatures w14:val="standard"/>
        </w:rPr>
        <w:t xml:space="preserve"> aspect of the game. This could be done intentionally if it </w:t>
      </w:r>
      <w:proofErr w:type="gramStart"/>
      <w:r>
        <w:rPr>
          <w14:ligatures w14:val="standard"/>
        </w:rPr>
        <w:t>wouldn’t be</w:t>
      </w:r>
      <w:proofErr w:type="gramEnd"/>
      <w:r>
        <w:rPr>
          <w14:ligatures w14:val="standard"/>
        </w:rPr>
        <w:t xml:space="preserve"> disclosed at the start of the game to eventually enforce a more sincere playstyle of the player. There definitely is room for different approaches to be tested.</w:t>
      </w:r>
    </w:p>
    <w:p w14:paraId="0ED0A82B" w14:textId="1C7EADE1" w:rsidR="008B0130" w:rsidRDefault="008B0130" w:rsidP="008B0130">
      <w:pPr>
        <w:pStyle w:val="RefFormatPara"/>
        <w:rPr>
          <w14:ligatures w14:val="standard"/>
        </w:rPr>
      </w:pPr>
      <w:r>
        <w:rPr>
          <w14:ligatures w14:val="standard"/>
        </w:rPr>
        <w:t>Impacts on the other hand are the in-game representations o</w:t>
      </w:r>
      <w:r w:rsidR="00987586">
        <w:rPr>
          <w14:ligatures w14:val="standard"/>
        </w:rPr>
        <w:t>f</w:t>
      </w:r>
      <w:r>
        <w:rPr>
          <w14:ligatures w14:val="standard"/>
        </w:rPr>
        <w:t xml:space="preserve"> how the world around you could be changing with rising CO2 emissions and global temperature. These include floods, occurrence</w:t>
      </w:r>
      <w:r w:rsidR="0007636F">
        <w:rPr>
          <w14:ligatures w14:val="standard"/>
        </w:rPr>
        <w:t>s</w:t>
      </w:r>
      <w:r>
        <w:rPr>
          <w14:ligatures w14:val="standard"/>
        </w:rPr>
        <w:t xml:space="preserve"> of mosquitoes and loss of species. Floods are represented by a message of an aunt asking if they could stay with the player after a flood hit them in N</w:t>
      </w:r>
      <w:r w:rsidR="00E25D4B">
        <w:rPr>
          <w14:ligatures w14:val="standard"/>
        </w:rPr>
        <w:t xml:space="preserve">ew </w:t>
      </w:r>
      <w:r>
        <w:rPr>
          <w14:ligatures w14:val="standard"/>
        </w:rPr>
        <w:t>Y</w:t>
      </w:r>
      <w:r w:rsidR="00E25D4B">
        <w:rPr>
          <w14:ligatures w14:val="standard"/>
        </w:rPr>
        <w:t xml:space="preserve">ork </w:t>
      </w:r>
      <w:r>
        <w:rPr>
          <w14:ligatures w14:val="standard"/>
        </w:rPr>
        <w:t>C</w:t>
      </w:r>
      <w:r w:rsidR="00E25D4B">
        <w:rPr>
          <w14:ligatures w14:val="standard"/>
        </w:rPr>
        <w:t>ity</w:t>
      </w:r>
      <w:r>
        <w:rPr>
          <w14:ligatures w14:val="standard"/>
        </w:rPr>
        <w:t xml:space="preserve">. Mosquitoes are hinted at by spawning nets on the windows </w:t>
      </w:r>
      <w:r w:rsidR="004272F4">
        <w:rPr>
          <w14:ligatures w14:val="standard"/>
        </w:rPr>
        <w:t>and</w:t>
      </w:r>
      <w:r>
        <w:rPr>
          <w14:ligatures w14:val="standard"/>
        </w:rPr>
        <w:t xml:space="preserve"> a buzzing sound </w:t>
      </w:r>
      <w:r w:rsidR="00404A38">
        <w:rPr>
          <w14:ligatures w14:val="standard"/>
        </w:rPr>
        <w:t xml:space="preserve">being played </w:t>
      </w:r>
      <w:r>
        <w:rPr>
          <w14:ligatures w14:val="standard"/>
        </w:rPr>
        <w:t>when going near the</w:t>
      </w:r>
      <w:r w:rsidR="005335CC">
        <w:rPr>
          <w14:ligatures w14:val="standard"/>
        </w:rPr>
        <w:t>m</w:t>
      </w:r>
      <w:r>
        <w:rPr>
          <w14:ligatures w14:val="standard"/>
        </w:rPr>
        <w:t>. Lastly, the loss of species is shown by altering the vacation pictures. All these impacts have a specific sound played when they occur to make them more noticeable by the player. More detail on the calculation of when these occur and the CO2 tracking system in general will be in the next chapter.</w:t>
      </w:r>
    </w:p>
    <w:p w14:paraId="75D04153" w14:textId="46BF7BE0" w:rsidR="008B0130" w:rsidRDefault="008B0130" w:rsidP="008B0130">
      <w:pPr>
        <w:pStyle w:val="RefFormatPara"/>
      </w:pPr>
      <w:r>
        <w:rPr>
          <w14:ligatures w14:val="standard"/>
        </w:rPr>
        <w:t xml:space="preserve">Lastly, the tasks are the objectives the player needs to complete to trigger the game end. Focus was put on insuring that none of these tasks are tedious, so the player will not have a bad time when completing </w:t>
      </w:r>
      <w:r w:rsidR="3EC87355">
        <w:rPr>
          <w14:ligatures w14:val="standard"/>
        </w:rPr>
        <w:t>the</w:t>
      </w:r>
      <w:r w:rsidR="305762C2">
        <w:rPr>
          <w14:ligatures w14:val="standard"/>
        </w:rPr>
        <w:t>m</w:t>
      </w:r>
      <w:r w:rsidR="3EC87355">
        <w:rPr>
          <w14:ligatures w14:val="standard"/>
        </w:rPr>
        <w:t>.</w:t>
      </w:r>
      <w:r>
        <w:rPr>
          <w14:ligatures w14:val="standard"/>
        </w:rPr>
        <w:t xml:space="preserve"> Also, they should fit in the frame of continuous ten minutes of an average day and should be well representable in the apartment setting. E.g., the task concerning food has a few issues </w:t>
      </w:r>
      <w:r w:rsidR="000D6861">
        <w:rPr>
          <w14:ligatures w14:val="standard"/>
        </w:rPr>
        <w:t>regarding</w:t>
      </w:r>
      <w:r>
        <w:rPr>
          <w14:ligatures w14:val="standard"/>
        </w:rPr>
        <w:t xml:space="preserve"> how it should be presented. Presenting the player with a full fridge and having them choose between anything would imply the rest being thrown away which should not be recommended behavior. The problem of having the character going shopping means it would need to leave the scene of apartment and thus break the average ten-minute setting used. Therefore, a recipe inspiration app like ‘</w:t>
      </w:r>
      <w:proofErr w:type="spellStart"/>
      <w:r>
        <w:rPr>
          <w14:ligatures w14:val="standard"/>
        </w:rPr>
        <w:t>Chefkoch</w:t>
      </w:r>
      <w:proofErr w:type="spellEnd"/>
      <w:r>
        <w:rPr>
          <w14:ligatures w14:val="standard"/>
        </w:rPr>
        <w:t>’ is used, where the player decides on a meal they will cook later and goes shopping for with their daughter after the pickup.</w:t>
      </w:r>
    </w:p>
    <w:p w14:paraId="516706D6" w14:textId="0B2EC4BC" w:rsidR="008B0130" w:rsidRDefault="008B0130" w:rsidP="008B0130">
      <w:pPr>
        <w:pStyle w:val="Head2"/>
      </w:pPr>
      <w:r>
        <w:t>Eco</w:t>
      </w:r>
      <w:r w:rsidR="00A410A4">
        <w:t>logical</w:t>
      </w:r>
      <w:r>
        <w:t xml:space="preserve"> Impact</w:t>
      </w:r>
    </w:p>
    <w:p w14:paraId="787E18FB" w14:textId="05E5174C" w:rsidR="008B0130" w:rsidRDefault="008B0130" w:rsidP="008B0130">
      <w:pPr>
        <w:pStyle w:val="RefFormatPara"/>
        <w:rPr>
          <w14:ligatures w14:val="standard"/>
        </w:rPr>
      </w:pPr>
      <w:r>
        <w:rPr>
          <w14:ligatures w14:val="standard"/>
        </w:rPr>
        <w:t xml:space="preserve">The main aspect of this game is of course tracking CO2 emissions of the player throughout and translating these into a corresponding global temperature rise. As mentioned </w:t>
      </w:r>
      <w:r w:rsidDel="00492A99">
        <w:rPr>
          <w14:ligatures w14:val="standard"/>
        </w:rPr>
        <w:t>before</w:t>
      </w:r>
      <w:r w:rsidR="00492A99">
        <w:rPr>
          <w14:ligatures w14:val="standard"/>
        </w:rPr>
        <w:t>,</w:t>
      </w:r>
      <w:r>
        <w:rPr>
          <w14:ligatures w14:val="standard"/>
        </w:rPr>
        <w:t xml:space="preserve"> only events occurring in the game itself are tracked, the player should also always have a choice or possibility to influence the amount. So, this would not include once a year events like a vacation or generally energy needed for warmwater supply to the apartment. Continuously tracked emissions are these for wasted electricity like leaving the TV on or lights of rooms the player isn’t currently in. Also, it is tracked whether the player opened the windows without turning the radiator down thus wasting energy on heating. Once tracked emissions are these for the food/drinks, laundry</w:t>
      </w:r>
      <w:r w:rsidR="0052462C">
        <w:rPr>
          <w14:ligatures w14:val="standard"/>
        </w:rPr>
        <w:t>,</w:t>
      </w:r>
      <w:r>
        <w:rPr>
          <w14:ligatures w14:val="standard"/>
        </w:rPr>
        <w:t xml:space="preserve"> and recreation. Also, at the </w:t>
      </w:r>
      <w:r w:rsidDel="00884163">
        <w:rPr>
          <w14:ligatures w14:val="standard"/>
        </w:rPr>
        <w:t>end</w:t>
      </w:r>
      <w:r w:rsidR="00884163">
        <w:rPr>
          <w14:ligatures w14:val="standard"/>
        </w:rPr>
        <w:t>,</w:t>
      </w:r>
      <w:r>
        <w:rPr>
          <w14:ligatures w14:val="standard"/>
        </w:rPr>
        <w:t xml:space="preserve"> depending on how fast</w:t>
      </w:r>
      <w:r w:rsidR="00F93120">
        <w:rPr>
          <w14:ligatures w14:val="standard"/>
        </w:rPr>
        <w:t xml:space="preserve"> the</w:t>
      </w:r>
      <w:r>
        <w:rPr>
          <w14:ligatures w14:val="standard"/>
        </w:rPr>
        <w:t xml:space="preserve"> player managed to finish the game they can take the car or walk their daughter. Emissions for that short ride are tracked as well. This distance of course is nowhere close to what some people might commune daily to their workplace.</w:t>
      </w:r>
    </w:p>
    <w:p w14:paraId="18913BD7" w14:textId="4AC987E3" w:rsidR="008B0130" w:rsidRDefault="008B0130" w:rsidP="008B0130">
      <w:pPr>
        <w:pStyle w:val="RefFormatPara"/>
        <w:rPr>
          <w14:ligatures w14:val="standard"/>
        </w:rPr>
      </w:pPr>
      <w:r>
        <w:rPr>
          <w14:ligatures w14:val="standard"/>
        </w:rPr>
        <w:t xml:space="preserve">The emissions are then translated into </w:t>
      </w:r>
      <w:proofErr w:type="gramStart"/>
      <w:r>
        <w:rPr>
          <w14:ligatures w14:val="standard"/>
        </w:rPr>
        <w:t>an according</w:t>
      </w:r>
      <w:proofErr w:type="gramEnd"/>
      <w:r>
        <w:rPr>
          <w14:ligatures w14:val="standard"/>
        </w:rPr>
        <w:t xml:space="preserve"> global temperature. This mapping is based on work done by </w:t>
      </w:r>
      <w:proofErr w:type="spellStart"/>
      <w:r>
        <w:rPr>
          <w14:ligatures w14:val="standard"/>
        </w:rPr>
        <w:t>Zickfeld</w:t>
      </w:r>
      <w:proofErr w:type="spellEnd"/>
      <w:r>
        <w:rPr>
          <w14:ligatures w14:val="standard"/>
        </w:rPr>
        <w:t xml:space="preserve"> et al in 2016 </w:t>
      </w:r>
      <w:sdt>
        <w:sdtPr>
          <w:rPr>
            <w14:ligatures w14:val="standard"/>
          </w:rPr>
          <w:id w:val="-1687977054"/>
          <w:citation/>
        </w:sdtPr>
        <w:sdtContent>
          <w:r w:rsidR="00711A67" w:rsidRPr="007978B7">
            <w:rPr>
              <w14:ligatures w14:val="standard"/>
            </w:rPr>
            <w:fldChar w:fldCharType="begin"/>
          </w:r>
          <w:r w:rsidR="00711A67" w:rsidRPr="007978B7">
            <w:rPr>
              <w14:ligatures w14:val="standard"/>
            </w:rPr>
            <w:instrText xml:space="preserve"> CITATION Zic16 \l 1031 </w:instrText>
          </w:r>
          <w:r w:rsidR="00711A67" w:rsidRPr="007978B7">
            <w:rPr>
              <w14:ligatures w14:val="standard"/>
            </w:rPr>
            <w:fldChar w:fldCharType="separate"/>
          </w:r>
          <w:r w:rsidR="00BC58B8" w:rsidRPr="00BC58B8">
            <w:rPr>
              <w:noProof/>
              <w14:ligatures w14:val="standard"/>
            </w:rPr>
            <w:t>(Zickfeld, MacDougall, &amp; Matthews, 2016)</w:t>
          </w:r>
          <w:r w:rsidR="00711A67" w:rsidRPr="007978B7">
            <w:rPr>
              <w14:ligatures w14:val="standard"/>
            </w:rPr>
            <w:fldChar w:fldCharType="end"/>
          </w:r>
        </w:sdtContent>
      </w:sdt>
      <w:r w:rsidR="00711A67" w:rsidRPr="007978B7">
        <w:rPr>
          <w14:ligatures w14:val="standard"/>
        </w:rPr>
        <w:t>.</w:t>
      </w:r>
      <w:r>
        <w:rPr>
          <w14:ligatures w14:val="standard"/>
        </w:rPr>
        <w:t xml:space="preserve"> Their thresholds were translated into a polynomial formula to </w:t>
      </w:r>
      <w:r w:rsidR="00502DAB">
        <w:rPr>
          <w14:ligatures w14:val="standard"/>
        </w:rPr>
        <w:t xml:space="preserve">be able to </w:t>
      </w:r>
      <w:r>
        <w:rPr>
          <w14:ligatures w14:val="standard"/>
        </w:rPr>
        <w:t xml:space="preserve">estimate a continuous global temperature for values of up to 5000 </w:t>
      </w:r>
      <w:proofErr w:type="spellStart"/>
      <w:r>
        <w:rPr>
          <w14:ligatures w14:val="standard"/>
        </w:rPr>
        <w:t>pgc</w:t>
      </w:r>
      <w:proofErr w:type="spellEnd"/>
      <w:r>
        <w:rPr>
          <w14:ligatures w14:val="standard"/>
        </w:rPr>
        <w:t xml:space="preserve"> CO2, seen below. This range suffices for normal playthroughs.</w:t>
      </w:r>
    </w:p>
    <w:p w14:paraId="16B154E4" w14:textId="77777777" w:rsidR="008B0130" w:rsidRDefault="008B0130" w:rsidP="008B0130">
      <w:pPr>
        <w:pStyle w:val="RefFormatPara"/>
        <w:rPr>
          <w14:ligatures w14:val="standard"/>
        </w:rPr>
      </w:pPr>
    </w:p>
    <w:p w14:paraId="2C1261A2" w14:textId="77777777" w:rsidR="008B0130" w:rsidRDefault="00190784" w:rsidP="008B0130">
      <w:pPr>
        <w:pStyle w:val="RefFormatPara"/>
        <w:rPr>
          <w14:ligatures w14:val="standard"/>
        </w:rPr>
      </w:pPr>
      <m:oMathPara>
        <m:oMath>
          <m:r>
            <w:rPr>
              <w:rFonts w:ascii="Cambria Math" w:hAnsi="Cambria Math"/>
              <w14:ligatures w14:val="standard"/>
            </w:rPr>
            <m:t>t</m:t>
          </m:r>
          <m:d>
            <m:dPr>
              <m:ctrlPr>
                <w:rPr>
                  <w:rFonts w:ascii="Cambria Math" w:hAnsi="Cambria Math"/>
                  <w:i/>
                  <w14:ligatures w14:val="standard"/>
                </w:rPr>
              </m:ctrlPr>
            </m:dPr>
            <m:e>
              <m:r>
                <w:rPr>
                  <w:rFonts w:ascii="Cambria Math" w:hAnsi="Cambria Math"/>
                  <w14:ligatures w14:val="standard"/>
                </w:rPr>
                <m:t>x</m:t>
              </m:r>
            </m:e>
          </m:d>
          <m:r>
            <w:rPr>
              <w:rFonts w:ascii="Cambria Math" w:hAnsi="Cambria Math"/>
              <w14:ligatures w14:val="standard"/>
            </w:rPr>
            <m:t xml:space="preserve">=4.4 + </m:t>
          </m:r>
          <m:d>
            <m:dPr>
              <m:ctrlPr>
                <w:rPr>
                  <w:rFonts w:ascii="Cambria Math" w:hAnsi="Cambria Math"/>
                  <w:i/>
                  <w14:ligatures w14:val="standard"/>
                </w:rPr>
              </m:ctrlPr>
            </m:dPr>
            <m:e>
              <m:r>
                <w:rPr>
                  <w:rFonts w:ascii="Cambria Math" w:hAnsi="Cambria Math"/>
                  <w14:ligatures w14:val="standard"/>
                </w:rPr>
                <m:t>0.00152249 - 1.30379*</m:t>
              </m:r>
              <m:sSup>
                <m:sSupPr>
                  <m:ctrlPr>
                    <w:rPr>
                      <w:rFonts w:ascii="Cambria Math" w:hAnsi="Cambria Math"/>
                      <w:i/>
                      <w14:ligatures w14:val="standard"/>
                    </w:rPr>
                  </m:ctrlPr>
                </m:sSupPr>
                <m:e>
                  <m:r>
                    <w:rPr>
                      <w:rFonts w:ascii="Cambria Math" w:hAnsi="Cambria Math"/>
                      <w14:ligatures w14:val="standard"/>
                    </w:rPr>
                    <m:t>10</m:t>
                  </m:r>
                </m:e>
                <m:sup>
                  <m:r>
                    <w:rPr>
                      <w:rFonts w:ascii="Cambria Math" w:hAnsi="Cambria Math"/>
                      <w14:ligatures w14:val="standard"/>
                    </w:rPr>
                    <m:t>-7x</m:t>
                  </m:r>
                </m:sup>
              </m:sSup>
            </m:e>
          </m:d>
          <m:r>
            <w:rPr>
              <w:rFonts w:ascii="Cambria Math" w:hAnsi="Cambria Math"/>
              <w14:ligatures w14:val="standard"/>
            </w:rPr>
            <m:t>*(-2890 + x)</m:t>
          </m:r>
        </m:oMath>
      </m:oMathPara>
    </w:p>
    <w:p w14:paraId="58383D2C" w14:textId="53CB167F" w:rsidR="008B0130" w:rsidRDefault="008B0130" w:rsidP="008B0130">
      <w:pPr>
        <w:pStyle w:val="RefFormatPara"/>
        <w:jc w:val="center"/>
        <w:rPr>
          <w:sz w:val="14"/>
          <w:szCs w:val="20"/>
          <w14:ligatures w14:val="standard"/>
        </w:rPr>
      </w:pPr>
      <w:r w:rsidRPr="00222BEB">
        <w:rPr>
          <w:sz w:val="14"/>
          <w:szCs w:val="20"/>
          <w14:ligatures w14:val="standard"/>
        </w:rPr>
        <w:t>Formula 1</w:t>
      </w:r>
      <w:r w:rsidRPr="00843845">
        <w:rPr>
          <w:sz w:val="14"/>
          <w:szCs w:val="20"/>
          <w14:ligatures w14:val="standard"/>
        </w:rPr>
        <w:t>. Temperature</w:t>
      </w:r>
      <w:r w:rsidR="00652A7B">
        <w:rPr>
          <w:sz w:val="14"/>
          <w:szCs w:val="20"/>
          <w14:ligatures w14:val="standard"/>
        </w:rPr>
        <w:t>-</w:t>
      </w:r>
      <w:r w:rsidRPr="00843845">
        <w:rPr>
          <w:sz w:val="14"/>
          <w:szCs w:val="20"/>
          <w14:ligatures w14:val="standard"/>
        </w:rPr>
        <w:t xml:space="preserve">rise in degree Celsius for x </w:t>
      </w:r>
      <w:r>
        <w:rPr>
          <w:sz w:val="14"/>
          <w:szCs w:val="20"/>
          <w14:ligatures w14:val="standard"/>
        </w:rPr>
        <w:t>pgc</w:t>
      </w:r>
      <w:r w:rsidRPr="00843845">
        <w:rPr>
          <w:sz w:val="14"/>
          <w:szCs w:val="20"/>
          <w14:ligatures w14:val="standard"/>
        </w:rPr>
        <w:t xml:space="preserve"> of CO2</w:t>
      </w:r>
    </w:p>
    <w:p w14:paraId="008F991B" w14:textId="77777777" w:rsidR="008B0130" w:rsidRDefault="008B0130" w:rsidP="008B0130">
      <w:pPr>
        <w:pStyle w:val="RefFormatPara"/>
        <w:rPr>
          <w:sz w:val="14"/>
          <w:szCs w:val="20"/>
          <w14:ligatures w14:val="standard"/>
        </w:rPr>
      </w:pPr>
    </w:p>
    <w:p w14:paraId="1FF1454D" w14:textId="765FC3AD" w:rsidR="008B0130" w:rsidRDefault="008B0130" w:rsidP="008B0130">
      <w:pPr>
        <w:pStyle w:val="RefFormatPara"/>
        <w:rPr>
          <w14:ligatures w14:val="standard"/>
        </w:rPr>
      </w:pPr>
      <w:r>
        <w:rPr>
          <w14:ligatures w14:val="standard"/>
        </w:rPr>
        <w:t xml:space="preserve">As soon as the global temperature/emissions reach one of three thresholds an impact is triggered in the game. The first one occurs after 1160 </w:t>
      </w:r>
      <w:proofErr w:type="spellStart"/>
      <w:r>
        <w:rPr>
          <w14:ligatures w14:val="standard"/>
        </w:rPr>
        <w:t>pgc</w:t>
      </w:r>
      <w:proofErr w:type="spellEnd"/>
      <w:r>
        <w:rPr>
          <w14:ligatures w14:val="standard"/>
        </w:rPr>
        <w:t xml:space="preserve"> of CO2 or roughly </w:t>
      </w:r>
      <w:r w:rsidR="001A5BB7">
        <w:rPr>
          <w14:ligatures w14:val="standard"/>
        </w:rPr>
        <w:t xml:space="preserve">at </w:t>
      </w:r>
      <w:r>
        <w:rPr>
          <w14:ligatures w14:val="standard"/>
        </w:rPr>
        <w:t>a 2.0-degree temperature rise. At this point an event regarding floods is triggered. This is inspired by research done by Rasmussen et al</w:t>
      </w:r>
      <w:r w:rsidR="00637C3B">
        <w:rPr>
          <w14:ligatures w14:val="standard"/>
        </w:rPr>
        <w:t>.</w:t>
      </w:r>
      <w:r>
        <w:rPr>
          <w14:ligatures w14:val="standard"/>
        </w:rPr>
        <w:t xml:space="preserve"> outlining the implications of certain global degree targets </w:t>
      </w:r>
      <w:sdt>
        <w:sdtPr>
          <w:rPr>
            <w14:ligatures w14:val="standard"/>
          </w:rPr>
          <w:id w:val="-1257834136"/>
          <w:citation/>
        </w:sdtPr>
        <w:sdtContent>
          <w:r w:rsidR="007978B7" w:rsidRPr="007978B7">
            <w:rPr>
              <w14:ligatures w14:val="standard"/>
            </w:rPr>
            <w:fldChar w:fldCharType="begin"/>
          </w:r>
          <w:r w:rsidR="007978B7" w:rsidRPr="007978B7">
            <w:rPr>
              <w14:ligatures w14:val="standard"/>
            </w:rPr>
            <w:instrText xml:space="preserve"> CITATION Ras18 \l 1031 </w:instrText>
          </w:r>
          <w:r w:rsidR="007978B7" w:rsidRPr="007978B7">
            <w:rPr>
              <w14:ligatures w14:val="standard"/>
            </w:rPr>
            <w:fldChar w:fldCharType="separate"/>
          </w:r>
          <w:r w:rsidR="00BC58B8" w:rsidRPr="00BC58B8">
            <w:rPr>
              <w:noProof/>
              <w14:ligatures w14:val="standard"/>
            </w:rPr>
            <w:t>(Rasmussen, et al., 2018)</w:t>
          </w:r>
          <w:r w:rsidR="007978B7" w:rsidRPr="007978B7">
            <w:rPr>
              <w14:ligatures w14:val="standard"/>
            </w:rPr>
            <w:fldChar w:fldCharType="end"/>
          </w:r>
        </w:sdtContent>
      </w:sdt>
      <w:r w:rsidR="007978B7" w:rsidRPr="007978B7">
        <w:rPr>
          <w14:ligatures w14:val="standard"/>
        </w:rPr>
        <w:t>.</w:t>
      </w:r>
      <w:r>
        <w:rPr>
          <w14:ligatures w14:val="standard"/>
        </w:rPr>
        <w:t xml:space="preserve"> The second impact will be triggered </w:t>
      </w:r>
      <w:proofErr w:type="gramStart"/>
      <w:r>
        <w:rPr>
          <w14:ligatures w14:val="standard"/>
        </w:rPr>
        <w:t>at</w:t>
      </w:r>
      <w:proofErr w:type="gramEnd"/>
      <w:r>
        <w:rPr>
          <w14:ligatures w14:val="standard"/>
        </w:rPr>
        <w:t xml:space="preserve"> 2090 </w:t>
      </w:r>
      <w:proofErr w:type="spellStart"/>
      <w:r>
        <w:rPr>
          <w14:ligatures w14:val="standard"/>
        </w:rPr>
        <w:t>pgc</w:t>
      </w:r>
      <w:proofErr w:type="spellEnd"/>
      <w:r>
        <w:rPr>
          <w14:ligatures w14:val="standard"/>
        </w:rPr>
        <w:t xml:space="preserve"> produced (about 3.4-degree rise) and includes the occurrence of mosquitoes and nets at the windows. With rising temperatures “</w:t>
      </w:r>
      <w:r w:rsidRPr="0058510F">
        <w:rPr>
          <w14:ligatures w14:val="standard"/>
        </w:rPr>
        <w:t>a northward shift of the malaria-epidemic belt in North America, central northern Europe, and northern Asia</w:t>
      </w:r>
      <w:r>
        <w:rPr>
          <w14:ligatures w14:val="standard"/>
        </w:rPr>
        <w:t xml:space="preserve">” </w:t>
      </w:r>
      <w:sdt>
        <w:sdtPr>
          <w:rPr>
            <w14:ligatures w14:val="standard"/>
          </w:rPr>
          <w:id w:val="-128090909"/>
          <w:citation/>
        </w:sdtPr>
        <w:sdtContent>
          <w:r w:rsidR="00C264C2" w:rsidRPr="00C264C2">
            <w:rPr>
              <w14:ligatures w14:val="standard"/>
            </w:rPr>
            <w:fldChar w:fldCharType="begin"/>
          </w:r>
          <w:r w:rsidR="00C264C2" w:rsidRPr="00C264C2">
            <w:rPr>
              <w14:ligatures w14:val="standard"/>
            </w:rPr>
            <w:instrText xml:space="preserve"> CITATION Col21 \l 1031 </w:instrText>
          </w:r>
          <w:r w:rsidR="00C264C2" w:rsidRPr="00C264C2">
            <w:rPr>
              <w14:ligatures w14:val="standard"/>
            </w:rPr>
            <w:fldChar w:fldCharType="separate"/>
          </w:r>
          <w:r w:rsidR="00BC58B8" w:rsidRPr="00BC58B8">
            <w:rPr>
              <w:noProof/>
              <w14:ligatures w14:val="standard"/>
            </w:rPr>
            <w:t>(Colón-González, et al., 2021)</w:t>
          </w:r>
          <w:r w:rsidR="00C264C2" w:rsidRPr="00C264C2">
            <w:rPr>
              <w14:ligatures w14:val="standard"/>
            </w:rPr>
            <w:fldChar w:fldCharType="end"/>
          </w:r>
        </w:sdtContent>
      </w:sdt>
      <w:r>
        <w:rPr>
          <w14:ligatures w14:val="standard"/>
        </w:rPr>
        <w:t xml:space="preserve"> will take place which will lead to mosquitoes and related diseases to also </w:t>
      </w:r>
      <w:r w:rsidR="0068302A">
        <w:rPr>
          <w14:ligatures w14:val="standard"/>
        </w:rPr>
        <w:t>show</w:t>
      </w:r>
      <w:r>
        <w:rPr>
          <w14:ligatures w14:val="standard"/>
        </w:rPr>
        <w:t xml:space="preserve"> up in Europe as well. This will most likely be manageable if reacted to in time, which is why the impact in-game is not showing anything drastic but rather just hints to the </w:t>
      </w:r>
      <w:r w:rsidR="009966B7">
        <w:rPr>
          <w14:ligatures w14:val="standard"/>
        </w:rPr>
        <w:t>mosquitoes’</w:t>
      </w:r>
      <w:r>
        <w:rPr>
          <w14:ligatures w14:val="standard"/>
        </w:rPr>
        <w:t xml:space="preserve"> existence. Lastly, at 2890 </w:t>
      </w:r>
      <w:proofErr w:type="spellStart"/>
      <w:r>
        <w:rPr>
          <w14:ligatures w14:val="standard"/>
        </w:rPr>
        <w:t>pgc</w:t>
      </w:r>
      <w:proofErr w:type="spellEnd"/>
      <w:r>
        <w:rPr>
          <w14:ligatures w14:val="standard"/>
        </w:rPr>
        <w:t xml:space="preserve"> of CO2 </w:t>
      </w:r>
      <w:r w:rsidR="00316C83">
        <w:rPr>
          <w14:ligatures w14:val="standard"/>
        </w:rPr>
        <w:t xml:space="preserve">produced, translated to </w:t>
      </w:r>
      <w:r w:rsidR="00684D37">
        <w:rPr>
          <w14:ligatures w14:val="standard"/>
        </w:rPr>
        <w:t>an</w:t>
      </w:r>
      <w:r>
        <w:rPr>
          <w14:ligatures w14:val="standard"/>
        </w:rPr>
        <w:t xml:space="preserve"> about 4.4-degree rise</w:t>
      </w:r>
      <w:r w:rsidR="00684D37">
        <w:rPr>
          <w14:ligatures w14:val="standard"/>
        </w:rPr>
        <w:t>,</w:t>
      </w:r>
      <w:r>
        <w:rPr>
          <w14:ligatures w14:val="standard"/>
        </w:rPr>
        <w:t xml:space="preserve"> 15% of all animals will face risks to the high heat </w:t>
      </w:r>
      <w:sdt>
        <w:sdtPr>
          <w:rPr>
            <w14:ligatures w14:val="standard"/>
          </w:rPr>
          <w:id w:val="-38434963"/>
          <w:citation/>
        </w:sdtPr>
        <w:sdtContent>
          <w:r w:rsidR="00F03D22" w:rsidRPr="00F03D22">
            <w:rPr>
              <w14:ligatures w14:val="standard"/>
            </w:rPr>
            <w:fldChar w:fldCharType="begin"/>
          </w:r>
          <w:r w:rsidR="00F03D22" w:rsidRPr="00F03D22">
            <w:rPr>
              <w14:ligatures w14:val="standard"/>
            </w:rPr>
            <w:instrText xml:space="preserve"> CITATION Tri20 \l 1031 </w:instrText>
          </w:r>
          <w:r w:rsidR="00F03D22" w:rsidRPr="00F03D22">
            <w:rPr>
              <w14:ligatures w14:val="standard"/>
            </w:rPr>
            <w:fldChar w:fldCharType="separate"/>
          </w:r>
          <w:r w:rsidR="00BC58B8" w:rsidRPr="00BC58B8">
            <w:rPr>
              <w:noProof/>
              <w14:ligatures w14:val="standard"/>
            </w:rPr>
            <w:t>(Trisos, Merow, &amp; Pigot, 2020)</w:t>
          </w:r>
          <w:r w:rsidR="00F03D22" w:rsidRPr="00F03D22">
            <w:rPr>
              <w14:ligatures w14:val="standard"/>
            </w:rPr>
            <w:fldChar w:fldCharType="end"/>
          </w:r>
        </w:sdtContent>
      </w:sdt>
      <w:r w:rsidR="00F03D22" w:rsidRPr="00F03D22">
        <w:rPr>
          <w14:ligatures w14:val="standard"/>
        </w:rPr>
        <w:t>.</w:t>
      </w:r>
      <w:r>
        <w:rPr>
          <w14:ligatures w14:val="standard"/>
        </w:rPr>
        <w:t xml:space="preserve"> Lost biodiversity can drastically endanger ecosystems leading to unforeseeable consequences. However, displaying risks to animals in-game might not be the best </w:t>
      </w:r>
      <w:proofErr w:type="gramStart"/>
      <w:r>
        <w:rPr>
          <w14:ligatures w14:val="standard"/>
        </w:rPr>
        <w:t>mean</w:t>
      </w:r>
      <w:proofErr w:type="gramEnd"/>
      <w:r>
        <w:rPr>
          <w14:ligatures w14:val="standard"/>
        </w:rPr>
        <w:t xml:space="preserve"> of shocking/rousing the player since some players might not be able to identify enough with animals. Generally, it is problematic finding detailed research to what exactly </w:t>
      </w:r>
      <w:r w:rsidDel="00FE6A1B">
        <w:rPr>
          <w14:ligatures w14:val="standard"/>
        </w:rPr>
        <w:t xml:space="preserve">will </w:t>
      </w:r>
      <w:r>
        <w:rPr>
          <w14:ligatures w14:val="standard"/>
        </w:rPr>
        <w:t>happen at specific temperature increases. But especially the loss of species impact might be fit for rework or even replacement.</w:t>
      </w:r>
    </w:p>
    <w:p w14:paraId="68D2C860" w14:textId="7E60F63C" w:rsidR="00CD59C0" w:rsidRDefault="00B9721E" w:rsidP="00CD59C0">
      <w:pPr>
        <w:pStyle w:val="Head2"/>
        <w:spacing w:line="259" w:lineRule="auto"/>
      </w:pPr>
      <w:r>
        <w:t>Player Feedback</w:t>
      </w:r>
    </w:p>
    <w:p w14:paraId="760B3EC8" w14:textId="1B1D33B8" w:rsidR="00970983" w:rsidRDefault="004B0A32" w:rsidP="004B0A32">
      <w:pPr>
        <w:pStyle w:val="RefFormatPara"/>
      </w:pPr>
      <w:r>
        <w:t xml:space="preserve">After all tasks have been completed, the player gets teleported to a room that contains some statistics on how well they did </w:t>
      </w:r>
      <w:r w:rsidR="006C4490">
        <w:t>(see Figure 3</w:t>
      </w:r>
      <w:r w:rsidR="007932D4">
        <w:t xml:space="preserve"> in appendix</w:t>
      </w:r>
      <w:r w:rsidR="006C4490">
        <w:t>).</w:t>
      </w:r>
      <w:r>
        <w:t xml:space="preserve"> In the left column we can see the emission source, corresponding to how much the player left the lights and TV on, if the player reached the walking ending or the driving ending, the </w:t>
      </w:r>
      <w:r w:rsidR="004B06EA">
        <w:t xml:space="preserve">completion of the </w:t>
      </w:r>
      <w:r>
        <w:t>four tasks and a total. In the middle column the player can see how well they did for each emission source. These values are being calculated while playing the game, as mentioned in the previous chapter. In the right column, one can see the daily German’s average emissions for all six aspects.</w:t>
      </w:r>
      <w:r w:rsidR="0045264B">
        <w:t xml:space="preserve"> German averages have been difficult to find exact data </w:t>
      </w:r>
      <w:r w:rsidR="004E23F6">
        <w:t>on,</w:t>
      </w:r>
      <w:r w:rsidR="00B309BD">
        <w:t xml:space="preserve"> but the sources used</w:t>
      </w:r>
      <w:r>
        <w:t xml:space="preserve"> for the different averages are as follows: </w:t>
      </w:r>
    </w:p>
    <w:p w14:paraId="1916A588" w14:textId="11462C5C" w:rsidR="00970983" w:rsidRDefault="004B0A32" w:rsidP="004B0A32">
      <w:pPr>
        <w:pStyle w:val="RefFormatPara"/>
      </w:pPr>
      <w:r>
        <w:t>“Lights &amp; TV”:</w:t>
      </w:r>
      <w:r w:rsidR="004974E1">
        <w:t xml:space="preserve"> </w:t>
      </w:r>
      <w:sdt>
        <w:sdtPr>
          <w:id w:val="351308215"/>
          <w:citation/>
        </w:sdtPr>
        <w:sdtContent>
          <w:r w:rsidR="00DF0AFF" w:rsidRPr="00DF0AFF">
            <w:fldChar w:fldCharType="begin"/>
          </w:r>
          <w:r w:rsidR="0033644B">
            <w:instrText xml:space="preserve">CITATION Fed20 \t  \l 1033 </w:instrText>
          </w:r>
          <w:r w:rsidR="00DF0AFF" w:rsidRPr="00DF0AFF">
            <w:fldChar w:fldCharType="separate"/>
          </w:r>
          <w:r w:rsidR="00BC58B8">
            <w:rPr>
              <w:noProof/>
            </w:rPr>
            <w:t>(Federal Statistical Office Germany, 2020a)</w:t>
          </w:r>
          <w:r w:rsidR="00DF0AFF" w:rsidRPr="00DF0AFF">
            <w:fldChar w:fldCharType="end"/>
          </w:r>
        </w:sdtContent>
      </w:sdt>
      <w:r>
        <w:t>. “Transportation”:</w:t>
      </w:r>
      <w:r w:rsidR="00DF0AFF">
        <w:t xml:space="preserve"> </w:t>
      </w:r>
      <w:sdt>
        <w:sdtPr>
          <w:id w:val="-2115583512"/>
          <w:citation/>
        </w:sdtPr>
        <w:sdtContent>
          <w:r w:rsidR="006078ED">
            <w:fldChar w:fldCharType="begin"/>
          </w:r>
          <w:r w:rsidR="0033644B">
            <w:instrText xml:space="preserve">CITATION Fed02 \l 1033 </w:instrText>
          </w:r>
          <w:r w:rsidR="006078ED">
            <w:fldChar w:fldCharType="separate"/>
          </w:r>
          <w:r w:rsidR="00BC58B8">
            <w:rPr>
              <w:noProof/>
            </w:rPr>
            <w:t>(Federal Statistical Office Germany, 2020b)</w:t>
          </w:r>
          <w:r w:rsidR="006078ED">
            <w:fldChar w:fldCharType="end"/>
          </w:r>
        </w:sdtContent>
      </w:sdt>
      <w:r w:rsidR="00970983">
        <w:t xml:space="preserve"> and </w:t>
      </w:r>
      <w:sdt>
        <w:sdtPr>
          <w:id w:val="698292228"/>
          <w:citation/>
        </w:sdtPr>
        <w:sdtContent>
          <w:r w:rsidR="00112E7C">
            <w:fldChar w:fldCharType="begin"/>
          </w:r>
          <w:r w:rsidR="00112E7C">
            <w:instrText xml:space="preserve">CITATION Fed201 \l 1033 </w:instrText>
          </w:r>
          <w:r w:rsidR="00112E7C">
            <w:fldChar w:fldCharType="separate"/>
          </w:r>
          <w:r w:rsidR="00BC58B8">
            <w:rPr>
              <w:noProof/>
            </w:rPr>
            <w:t>(Federal Statistical Office Germany, 2020c)</w:t>
          </w:r>
          <w:r w:rsidR="00112E7C">
            <w:fldChar w:fldCharType="end"/>
          </w:r>
        </w:sdtContent>
      </w:sdt>
      <w:r w:rsidR="00DF0AFF">
        <w:t>.</w:t>
      </w:r>
      <w:r w:rsidR="00970983">
        <w:t xml:space="preserve"> </w:t>
      </w:r>
    </w:p>
    <w:p w14:paraId="63FD29B2" w14:textId="60B4543D" w:rsidR="00970983" w:rsidRDefault="004B0A32" w:rsidP="004B0A32">
      <w:pPr>
        <w:pStyle w:val="RefFormatPara"/>
      </w:pPr>
      <w:r>
        <w:t>“Washing Machine”:</w:t>
      </w:r>
      <w:r w:rsidR="000D6EA3">
        <w:t xml:space="preserve"> </w:t>
      </w:r>
      <w:r w:rsidR="00F87FB2">
        <w:t>There was no accurate data to be found so the game uses the middle choice</w:t>
      </w:r>
      <w:r w:rsidR="00F67B4A">
        <w:t xml:space="preserve"> of the tablet</w:t>
      </w:r>
      <w:r w:rsidR="00F87FB2">
        <w:t xml:space="preserve"> as the </w:t>
      </w:r>
      <w:r w:rsidR="00D7752A">
        <w:t>German</w:t>
      </w:r>
      <w:r w:rsidR="00F87FB2">
        <w:t xml:space="preserve"> average</w:t>
      </w:r>
      <w:r>
        <w:t xml:space="preserve">. </w:t>
      </w:r>
    </w:p>
    <w:p w14:paraId="58B74B06" w14:textId="546BCC05" w:rsidR="00970983" w:rsidRDefault="004B0A32" w:rsidP="004B0A32">
      <w:pPr>
        <w:pStyle w:val="RefFormatPara"/>
      </w:pPr>
      <w:r>
        <w:t>“Heating”</w:t>
      </w:r>
      <w:r w:rsidR="00F87FB2">
        <w:t xml:space="preserve"> </w:t>
      </w:r>
      <w:sdt>
        <w:sdtPr>
          <w:id w:val="429774690"/>
          <w:citation/>
        </w:sdtPr>
        <w:sdtContent>
          <w:r w:rsidR="00272690">
            <w:fldChar w:fldCharType="begin"/>
          </w:r>
          <w:r w:rsidR="0033644B">
            <w:instrText xml:space="preserve">CITATION Fed20 \l 1033 </w:instrText>
          </w:r>
          <w:r w:rsidR="00272690">
            <w:fldChar w:fldCharType="separate"/>
          </w:r>
          <w:r w:rsidR="00BC58B8">
            <w:rPr>
              <w:noProof/>
            </w:rPr>
            <w:t>(Federal Statistical Office Germany, 2020a)</w:t>
          </w:r>
          <w:r w:rsidR="00272690">
            <w:fldChar w:fldCharType="end"/>
          </w:r>
        </w:sdtContent>
      </w:sdt>
      <w:r>
        <w:t xml:space="preserve">. </w:t>
      </w:r>
    </w:p>
    <w:p w14:paraId="68A46DB0" w14:textId="75FB3642" w:rsidR="00970983" w:rsidRDefault="004B0A32" w:rsidP="004B0A32">
      <w:pPr>
        <w:pStyle w:val="RefFormatPara"/>
      </w:pPr>
      <w:r>
        <w:t xml:space="preserve">“Recreation” doesn’t have a value because it is difficult to find data on this topic. </w:t>
      </w:r>
    </w:p>
    <w:p w14:paraId="1A972822" w14:textId="77777777" w:rsidR="0086291E" w:rsidRDefault="004B0A32" w:rsidP="004B0A32">
      <w:pPr>
        <w:pStyle w:val="RefFormatPara"/>
      </w:pPr>
      <w:r>
        <w:t>“Food”:</w:t>
      </w:r>
      <w:r w:rsidR="00047010">
        <w:t xml:space="preserve"> </w:t>
      </w:r>
      <w:sdt>
        <w:sdtPr>
          <w:id w:val="-1190296192"/>
          <w:citation/>
        </w:sdtPr>
        <w:sdtContent>
          <w:r w:rsidR="0086291E" w:rsidRPr="0086291E">
            <w:fldChar w:fldCharType="begin"/>
          </w:r>
          <w:r w:rsidR="0086291E" w:rsidRPr="0086291E">
            <w:instrText xml:space="preserve"> CITATION Drä21 \l 1033 </w:instrText>
          </w:r>
          <w:r w:rsidR="0086291E" w:rsidRPr="0086291E">
            <w:fldChar w:fldCharType="separate"/>
          </w:r>
          <w:r w:rsidR="0086291E" w:rsidRPr="0086291E">
            <w:rPr>
              <w:noProof/>
            </w:rPr>
            <w:t>(Dräger de Teran &amp; Tilo, 2021)</w:t>
          </w:r>
          <w:r w:rsidR="0086291E" w:rsidRPr="0086291E">
            <w:fldChar w:fldCharType="end"/>
          </w:r>
        </w:sdtContent>
      </w:sdt>
      <w:r>
        <w:t xml:space="preserve">. </w:t>
      </w:r>
    </w:p>
    <w:p w14:paraId="6F7B50AC" w14:textId="3C35A6BA" w:rsidR="00CD59C0" w:rsidRPr="00CD59C0" w:rsidRDefault="004B0A32" w:rsidP="008B0130">
      <w:pPr>
        <w:pStyle w:val="RefFormatPara"/>
      </w:pPr>
      <w:r>
        <w:t>At the bottom left of the screen is the temperature rise that the player caused.</w:t>
      </w:r>
      <w:r w:rsidR="005C392C">
        <w:t xml:space="preserve"> </w:t>
      </w:r>
      <w:r>
        <w:t xml:space="preserve">When the player clicks the “Next” button, they get shown three different screens that highlight the impacts of their actions. Firstly, they will get a description of that impact, in terms of at which temperature it will be reached, what exactly the impact is and a short trigger warning for the following video. When they click “Next” again, they can choose to play </w:t>
      </w:r>
      <w:r w:rsidR="00CE7ACF">
        <w:t>a</w:t>
      </w:r>
      <w:r>
        <w:t xml:space="preserve"> video showing the </w:t>
      </w:r>
      <w:proofErr w:type="gramStart"/>
      <w:r>
        <w:t>extend</w:t>
      </w:r>
      <w:proofErr w:type="gramEnd"/>
      <w:r>
        <w:t xml:space="preserve"> of the corresponding impact. The first video is a compilation of floodings in different parts of the world, the second one a showcase of how malaria affects children in Africa and the third a video of a coral dying/bleaching.</w:t>
      </w:r>
      <w:r w:rsidR="00CD59C0">
        <w:t xml:space="preserve">  </w:t>
      </w:r>
    </w:p>
    <w:p w14:paraId="52C1D131" w14:textId="08FC26A3" w:rsidR="005171C8" w:rsidRDefault="00AD6E7A" w:rsidP="002924AE">
      <w:pPr>
        <w:pStyle w:val="Head2"/>
      </w:pPr>
      <w:r>
        <w:t>Virtual Reality</w:t>
      </w:r>
      <w:r w:rsidR="4D6F24E5">
        <w:t xml:space="preserve"> </w:t>
      </w:r>
      <w:r w:rsidR="00EF41D3">
        <w:t>&amp;</w:t>
      </w:r>
      <w:r w:rsidR="4D6F24E5">
        <w:t xml:space="preserve"> U</w:t>
      </w:r>
      <w:r w:rsidR="66343079">
        <w:t xml:space="preserve">ser </w:t>
      </w:r>
      <w:r w:rsidR="4D6F24E5">
        <w:t>I</w:t>
      </w:r>
      <w:r w:rsidR="4DFB5F74">
        <w:t>nterface</w:t>
      </w:r>
    </w:p>
    <w:p w14:paraId="096CD23F" w14:textId="79D042F7" w:rsidR="3ACEFC77" w:rsidDel="00D80903" w:rsidRDefault="0A46806D" w:rsidP="3ACEFC77">
      <w:pPr>
        <w:pStyle w:val="RefFormatPara"/>
        <w:rPr>
          <w:del w:id="0" w:author="Enders, Florian" w:date="2023-03-03T14:16:00Z"/>
        </w:rPr>
      </w:pPr>
      <w:r>
        <w:t>A</w:t>
      </w:r>
      <w:r w:rsidR="4C472655">
        <w:t xml:space="preserve">side from the research, the actual </w:t>
      </w:r>
      <w:r w:rsidR="54E6F092">
        <w:t>implementation</w:t>
      </w:r>
      <w:r>
        <w:t xml:space="preserve"> of th</w:t>
      </w:r>
      <w:r w:rsidR="2A28DAFA">
        <w:t>is</w:t>
      </w:r>
      <w:r>
        <w:t xml:space="preserve"> project was made possible with the help of Unity </w:t>
      </w:r>
      <w:r w:rsidR="5BCA88BA">
        <w:t>as the development platform, along with Visual Studio as the IDE for coding scr</w:t>
      </w:r>
      <w:r w:rsidR="499F29D2">
        <w:t>ipts in the C# language.</w:t>
      </w:r>
      <w:r w:rsidR="73616B11">
        <w:t xml:space="preserve"> VR integration was made possible with the </w:t>
      </w:r>
      <w:proofErr w:type="spellStart"/>
      <w:r w:rsidR="73616B11">
        <w:t>OpenXR</w:t>
      </w:r>
      <w:proofErr w:type="spellEnd"/>
      <w:r w:rsidR="73616B11">
        <w:t xml:space="preserve"> plugin for Unity.</w:t>
      </w:r>
      <w:r w:rsidR="59A62CA5">
        <w:t xml:space="preserve"> </w:t>
      </w:r>
      <w:proofErr w:type="spellStart"/>
      <w:r w:rsidR="59A62CA5">
        <w:t>OpenXR</w:t>
      </w:r>
      <w:proofErr w:type="spellEnd"/>
      <w:r w:rsidR="59A62CA5" w:rsidRPr="06D0DBA1">
        <w:rPr>
          <w:rFonts w:eastAsiaTheme="minorEastAsia"/>
          <w:szCs w:val="16"/>
        </w:rPr>
        <w:t xml:space="preserve"> </w:t>
      </w:r>
      <w:r w:rsidR="001D768E" w:rsidRPr="06D0DBA1">
        <w:rPr>
          <w:rFonts w:eastAsiaTheme="minorEastAsia"/>
          <w:szCs w:val="16"/>
        </w:rPr>
        <w:t xml:space="preserve">was </w:t>
      </w:r>
      <w:r w:rsidR="1A733C88" w:rsidRPr="0C24220D">
        <w:rPr>
          <w:rFonts w:eastAsiaTheme="minorEastAsia"/>
          <w:szCs w:val="16"/>
        </w:rPr>
        <w:t xml:space="preserve">used </w:t>
      </w:r>
      <w:r w:rsidR="59A62CA5" w:rsidRPr="0C24220D">
        <w:rPr>
          <w:rFonts w:eastAsiaTheme="minorEastAsia"/>
          <w:szCs w:val="16"/>
        </w:rPr>
        <w:t>because</w:t>
      </w:r>
      <w:r w:rsidR="59A62CA5" w:rsidRPr="06D0DBA1">
        <w:rPr>
          <w:rFonts w:eastAsiaTheme="minorEastAsia"/>
          <w:szCs w:val="16"/>
        </w:rPr>
        <w:t xml:space="preserve"> it p</w:t>
      </w:r>
      <w:r w:rsidR="64EDF365" w:rsidRPr="06D0DBA1">
        <w:rPr>
          <w:rFonts w:eastAsiaTheme="minorEastAsia"/>
          <w:szCs w:val="16"/>
        </w:rPr>
        <w:t xml:space="preserve">rovides cross-platform support, meaning any VR HMD can be used to run </w:t>
      </w:r>
      <w:r w:rsidR="001D768E" w:rsidRPr="06D0DBA1">
        <w:rPr>
          <w:rFonts w:eastAsiaTheme="minorEastAsia"/>
          <w:szCs w:val="16"/>
        </w:rPr>
        <w:t xml:space="preserve">the </w:t>
      </w:r>
      <w:r w:rsidR="64EDF365" w:rsidRPr="06D0DBA1">
        <w:rPr>
          <w:rFonts w:eastAsiaTheme="minorEastAsia"/>
          <w:szCs w:val="16"/>
        </w:rPr>
        <w:t>project with minimal setup.</w:t>
      </w:r>
      <w:r w:rsidR="6C0024F7" w:rsidRPr="06D0DBA1">
        <w:rPr>
          <w:rFonts w:eastAsiaTheme="minorEastAsia"/>
          <w:szCs w:val="16"/>
        </w:rPr>
        <w:t xml:space="preserve"> One of the most important assets used is ‘</w:t>
      </w:r>
      <w:proofErr w:type="spellStart"/>
      <w:r w:rsidR="6C0024F7" w:rsidRPr="06D0DBA1">
        <w:rPr>
          <w:rFonts w:eastAsiaTheme="minorEastAsia"/>
          <w:szCs w:val="16"/>
        </w:rPr>
        <w:t>Autohand</w:t>
      </w:r>
      <w:proofErr w:type="spellEnd"/>
      <w:r w:rsidR="6C0024F7" w:rsidRPr="06D0DBA1">
        <w:rPr>
          <w:rFonts w:eastAsiaTheme="minorEastAsia"/>
          <w:szCs w:val="16"/>
        </w:rPr>
        <w:t xml:space="preserve">’ which was used for the VR </w:t>
      </w:r>
      <w:r w:rsidR="579B9236" w:rsidRPr="06D0DBA1">
        <w:rPr>
          <w:rFonts w:eastAsiaTheme="minorEastAsia"/>
          <w:szCs w:val="16"/>
        </w:rPr>
        <w:t>physics Interaction system and</w:t>
      </w:r>
      <w:r w:rsidR="11465936" w:rsidRPr="06D0DBA1">
        <w:rPr>
          <w:rFonts w:eastAsiaTheme="minorEastAsia"/>
          <w:szCs w:val="16"/>
        </w:rPr>
        <w:t xml:space="preserve"> for</w:t>
      </w:r>
      <w:r w:rsidR="579B9236" w:rsidRPr="06D0DBA1">
        <w:rPr>
          <w:rFonts w:eastAsiaTheme="minorEastAsia"/>
          <w:szCs w:val="16"/>
        </w:rPr>
        <w:t xml:space="preserve"> </w:t>
      </w:r>
      <w:r w:rsidR="452B2AFC" w:rsidRPr="06D0DBA1">
        <w:rPr>
          <w:rFonts w:eastAsiaTheme="minorEastAsia"/>
          <w:szCs w:val="16"/>
        </w:rPr>
        <w:t xml:space="preserve">custom, </w:t>
      </w:r>
      <w:r w:rsidR="37D64ADF" w:rsidRPr="06D0DBA1">
        <w:rPr>
          <w:rFonts w:eastAsiaTheme="minorEastAsia"/>
          <w:szCs w:val="16"/>
        </w:rPr>
        <w:t xml:space="preserve">realistic </w:t>
      </w:r>
      <w:r w:rsidR="579B9236" w:rsidRPr="06D0DBA1">
        <w:rPr>
          <w:rFonts w:eastAsiaTheme="minorEastAsia"/>
          <w:szCs w:val="16"/>
        </w:rPr>
        <w:t>Hand</w:t>
      </w:r>
      <w:r w:rsidR="29981A3C" w:rsidRPr="1AA03BDE">
        <w:rPr>
          <w:rFonts w:eastAsiaTheme="minorEastAsia"/>
          <w:szCs w:val="16"/>
        </w:rPr>
        <w:t>-</w:t>
      </w:r>
      <w:r w:rsidR="579B9236" w:rsidRPr="06D0DBA1">
        <w:rPr>
          <w:rFonts w:eastAsiaTheme="minorEastAsia"/>
          <w:szCs w:val="16"/>
        </w:rPr>
        <w:t>poses</w:t>
      </w:r>
      <w:r w:rsidR="2D4204BF" w:rsidRPr="06D0DBA1">
        <w:rPr>
          <w:rFonts w:eastAsiaTheme="minorEastAsia"/>
          <w:szCs w:val="16"/>
        </w:rPr>
        <w:t xml:space="preserve"> to all the “grabbable” objects</w:t>
      </w:r>
      <w:r w:rsidR="34DC675F">
        <w:t xml:space="preserve"> in the scene</w:t>
      </w:r>
      <w:r w:rsidR="661C562B">
        <w:t>.</w:t>
      </w:r>
      <w:r w:rsidR="2D4204BF">
        <w:t xml:space="preserve"> </w:t>
      </w:r>
      <w:r w:rsidR="661C562B">
        <w:t xml:space="preserve">As the user is using the hands they see in VR as their hands, </w:t>
      </w:r>
      <w:r w:rsidR="51C8EF2E">
        <w:t>it's</w:t>
      </w:r>
      <w:r w:rsidR="661C562B">
        <w:t xml:space="preserve"> important to make the hand movement as s</w:t>
      </w:r>
      <w:r w:rsidR="25E19884">
        <w:t>m</w:t>
      </w:r>
      <w:r w:rsidR="661C562B">
        <w:t>oo</w:t>
      </w:r>
      <w:r w:rsidR="6873895E">
        <w:t>th and realistic as possible</w:t>
      </w:r>
      <w:r w:rsidR="1C3C4233">
        <w:t>.</w:t>
      </w:r>
      <w:r w:rsidR="2D4204BF">
        <w:t xml:space="preserve"> </w:t>
      </w:r>
      <w:r w:rsidR="1C3C4233">
        <w:t xml:space="preserve">This </w:t>
      </w:r>
      <w:r w:rsidR="71BFFE36">
        <w:t>was</w:t>
      </w:r>
      <w:r w:rsidR="1C3C4233">
        <w:t xml:space="preserve"> </w:t>
      </w:r>
      <w:r w:rsidR="703F8F38">
        <w:t>done</w:t>
      </w:r>
      <w:r w:rsidR="42A16E14">
        <w:t xml:space="preserve"> with</w:t>
      </w:r>
      <w:r w:rsidR="53DBF10A">
        <w:t xml:space="preserve"> </w:t>
      </w:r>
      <w:r w:rsidR="1C3C4233">
        <w:t>hand</w:t>
      </w:r>
      <w:r w:rsidR="21C7E3D6">
        <w:t>-</w:t>
      </w:r>
      <w:r w:rsidR="1C3C4233">
        <w:t>poses</w:t>
      </w:r>
      <w:r w:rsidR="1D1E113B">
        <w:t>,</w:t>
      </w:r>
      <w:r w:rsidR="1C3C4233">
        <w:t xml:space="preserve"> which </w:t>
      </w:r>
      <w:r w:rsidR="769D2C7B">
        <w:t>allow</w:t>
      </w:r>
      <w:r w:rsidR="64C56F13">
        <w:t>ed</w:t>
      </w:r>
      <w:r w:rsidR="2EB08DDF">
        <w:t xml:space="preserve"> us to create</w:t>
      </w:r>
      <w:r w:rsidR="0BB088B2">
        <w:t>,</w:t>
      </w:r>
      <w:r w:rsidR="2EB08DDF">
        <w:t xml:space="preserve"> </w:t>
      </w:r>
      <w:r w:rsidR="0BB088B2">
        <w:t>and transition between</w:t>
      </w:r>
      <w:r w:rsidR="2EB08DDF">
        <w:t xml:space="preserve"> natural</w:t>
      </w:r>
      <w:r w:rsidR="049A7CAB">
        <w:t>-looking</w:t>
      </w:r>
      <w:r w:rsidR="2D4204BF">
        <w:t xml:space="preserve"> </w:t>
      </w:r>
      <w:r w:rsidR="2EB08DDF">
        <w:t>hand movements</w:t>
      </w:r>
      <w:r w:rsidR="4689E5F2">
        <w:t xml:space="preserve">. Some examples of this in </w:t>
      </w:r>
      <w:r w:rsidR="46BF91EC">
        <w:t xml:space="preserve">the </w:t>
      </w:r>
      <w:r w:rsidR="4689E5F2">
        <w:t xml:space="preserve">game </w:t>
      </w:r>
      <w:r w:rsidR="0458C045">
        <w:t>are</w:t>
      </w:r>
      <w:r w:rsidR="489FB2D6">
        <w:t xml:space="preserve"> when using the tablet or when interacting with certain objects in the scene like the light switch and the chess board</w:t>
      </w:r>
      <w:r w:rsidR="5F370268">
        <w:t>,</w:t>
      </w:r>
      <w:r w:rsidR="2D4204BF">
        <w:t xml:space="preserve"> thus adding another layer of realism to the game.</w:t>
      </w:r>
      <w:r w:rsidR="644FD128">
        <w:t xml:space="preserve"> </w:t>
      </w:r>
      <w:r w:rsidR="417C53B3">
        <w:t xml:space="preserve">The game </w:t>
      </w:r>
      <w:r w:rsidR="678F4398">
        <w:t xml:space="preserve">primarily </w:t>
      </w:r>
      <w:r w:rsidR="417C53B3">
        <w:t xml:space="preserve">uses </w:t>
      </w:r>
      <w:r w:rsidR="46E1B631">
        <w:t>c</w:t>
      </w:r>
      <w:r w:rsidR="417C53B3">
        <w:t>ontinuous movement</w:t>
      </w:r>
      <w:r w:rsidR="5F542772">
        <w:t xml:space="preserve">, but also supports </w:t>
      </w:r>
      <w:r w:rsidR="417C53B3">
        <w:t>teleportation for</w:t>
      </w:r>
      <w:r w:rsidR="04FE4A52">
        <w:t xml:space="preserve"> the</w:t>
      </w:r>
      <w:r w:rsidR="417C53B3">
        <w:t xml:space="preserve"> player movement</w:t>
      </w:r>
      <w:r w:rsidR="21D7086A">
        <w:t xml:space="preserve"> for the users </w:t>
      </w:r>
      <w:r w:rsidR="60CC446B">
        <w:t>who</w:t>
      </w:r>
      <w:r w:rsidR="21D7086A">
        <w:t xml:space="preserve"> may get motion sick</w:t>
      </w:r>
      <w:r w:rsidR="417C53B3">
        <w:t xml:space="preserve">. </w:t>
      </w:r>
    </w:p>
    <w:p w14:paraId="3A04F4BD" w14:textId="32D91B9B" w:rsidR="3ACEFC77" w:rsidRDefault="644FD128" w:rsidP="3ACEFC77">
      <w:pPr>
        <w:pStyle w:val="RefFormatPara"/>
      </w:pPr>
      <w:r>
        <w:t>Another key asset was the apartment itself</w:t>
      </w:r>
      <w:r w:rsidR="6AC24E51">
        <w:t>,</w:t>
      </w:r>
      <w:r>
        <w:t xml:space="preserve"> which </w:t>
      </w:r>
      <w:r w:rsidR="0648B143">
        <w:t xml:space="preserve">was </w:t>
      </w:r>
      <w:r>
        <w:t>improvised to be compatible with VR.</w:t>
      </w:r>
      <w:r w:rsidR="7E483E84">
        <w:t xml:space="preserve"> Most of the objects in the scene were made </w:t>
      </w:r>
      <w:r w:rsidR="41F81795">
        <w:t>to be</w:t>
      </w:r>
      <w:r w:rsidR="1C3F964F">
        <w:t xml:space="preserve"> </w:t>
      </w:r>
      <w:r w:rsidR="7E483E84">
        <w:t>physically interactable with the hands</w:t>
      </w:r>
      <w:r w:rsidR="7A4FD1F1">
        <w:t xml:space="preserve"> instead of just animated movements,</w:t>
      </w:r>
      <w:r w:rsidR="00AF37F8">
        <w:t xml:space="preserve"> this includes fridge, drawers</w:t>
      </w:r>
      <w:r w:rsidR="1496C8F5">
        <w:t>,</w:t>
      </w:r>
      <w:r w:rsidR="00AF37F8">
        <w:t xml:space="preserve"> cupboards,</w:t>
      </w:r>
      <w:r w:rsidR="79C25D0B">
        <w:t xml:space="preserve"> and even the kitchen/bathroom faucets,</w:t>
      </w:r>
      <w:r w:rsidR="00AF37F8">
        <w:t xml:space="preserve"> etc.</w:t>
      </w:r>
      <w:r w:rsidR="3AC10BE4">
        <w:t xml:space="preserve"> These objects were also highlighted in the scene for additional visibility and intuition for the user. </w:t>
      </w:r>
      <w:r w:rsidR="24D6BD04">
        <w:t xml:space="preserve">These objects do not have any real contribution towards the game </w:t>
      </w:r>
      <w:r w:rsidR="54F973B6">
        <w:t>design but</w:t>
      </w:r>
      <w:r w:rsidR="24D6BD04">
        <w:t xml:space="preserve"> are simply there for the sake of adding realism to the scene and to also make the user comfortable with the VR environment</w:t>
      </w:r>
      <w:r w:rsidR="37864E0E">
        <w:t xml:space="preserve"> and controls</w:t>
      </w:r>
      <w:r w:rsidR="24D6BD04">
        <w:t>.</w:t>
      </w:r>
      <w:r w:rsidR="690122E7">
        <w:t xml:space="preserve"> </w:t>
      </w:r>
      <w:r w:rsidR="04C4585D">
        <w:t>We also added a</w:t>
      </w:r>
      <w:r w:rsidR="69EBD49B">
        <w:t xml:space="preserve"> thermostat</w:t>
      </w:r>
      <w:r w:rsidR="23F8F765">
        <w:t xml:space="preserve"> model to the scene</w:t>
      </w:r>
      <w:r w:rsidR="69EBD49B">
        <w:t xml:space="preserve"> which is linked with the game </w:t>
      </w:r>
      <w:r w:rsidR="541D6F88">
        <w:t xml:space="preserve">managing system </w:t>
      </w:r>
      <w:r w:rsidR="69EBD49B">
        <w:t xml:space="preserve">and shows </w:t>
      </w:r>
      <w:r w:rsidR="6648CE70">
        <w:t>the current inside and global temperatures.</w:t>
      </w:r>
      <w:r w:rsidR="15EE835F">
        <w:t xml:space="preserve"> Other additions to the apartment include the radiator,</w:t>
      </w:r>
      <w:r w:rsidR="653F67E7">
        <w:t xml:space="preserve"> washing machine,</w:t>
      </w:r>
      <w:r w:rsidR="15EE835F">
        <w:t xml:space="preserve"> TV, </w:t>
      </w:r>
      <w:r w:rsidR="240EB5F7">
        <w:t xml:space="preserve">Alexa, </w:t>
      </w:r>
      <w:r w:rsidR="191AB204">
        <w:t>mosquito nets</w:t>
      </w:r>
      <w:r w:rsidR="0238DBD1">
        <w:t>, paintings</w:t>
      </w:r>
      <w:r w:rsidR="00A6517C">
        <w:t>,</w:t>
      </w:r>
      <w:r w:rsidR="191AB204">
        <w:t xml:space="preserve"> and plants</w:t>
      </w:r>
      <w:r w:rsidR="786D249C">
        <w:t xml:space="preserve">. </w:t>
      </w:r>
      <w:r w:rsidR="66CD0092">
        <w:t xml:space="preserve">Other than giving crucial information, these objects also </w:t>
      </w:r>
      <w:r w:rsidR="7E5DC1F8">
        <w:t>serve</w:t>
      </w:r>
      <w:r w:rsidR="66CD0092">
        <w:t xml:space="preserve"> the purpose of triggering various events and voice lines which guide or hint the player towards the tasks </w:t>
      </w:r>
      <w:r w:rsidR="06C66EB9">
        <w:t>and</w:t>
      </w:r>
      <w:r w:rsidR="66CD0092">
        <w:t xml:space="preserve"> Im</w:t>
      </w:r>
      <w:r w:rsidR="601A05D2">
        <w:t>pacts.</w:t>
      </w:r>
    </w:p>
    <w:p w14:paraId="4B14A402" w14:textId="72B3D463" w:rsidR="5ECD9168" w:rsidRDefault="76869A90" w:rsidP="3ACEFC77">
      <w:pPr>
        <w:pStyle w:val="RefFormatPara"/>
      </w:pPr>
      <w:r>
        <w:t>The user also interacts with the UI on several occasions, some of them</w:t>
      </w:r>
      <w:r w:rsidR="080A6062">
        <w:t xml:space="preserve"> include the </w:t>
      </w:r>
      <w:r w:rsidR="675CD2FA">
        <w:t>main m</w:t>
      </w:r>
      <w:r w:rsidR="080A6062">
        <w:t>enu</w:t>
      </w:r>
      <w:r w:rsidR="623CCCE7">
        <w:t>, thermostat display</w:t>
      </w:r>
      <w:r w:rsidR="080A6062">
        <w:t xml:space="preserve"> and the </w:t>
      </w:r>
      <w:r w:rsidR="06B4D8F2">
        <w:t>f</w:t>
      </w:r>
      <w:r w:rsidR="080A6062">
        <w:t>inal screen</w:t>
      </w:r>
      <w:r w:rsidR="447611BA">
        <w:t xml:space="preserve"> with stats</w:t>
      </w:r>
      <w:r w:rsidR="080A6062">
        <w:t>, but the most significant of them is t</w:t>
      </w:r>
      <w:r w:rsidR="5ECD9168">
        <w:t>he tablet</w:t>
      </w:r>
      <w:r w:rsidR="36778081">
        <w:t xml:space="preserve"> (refer to </w:t>
      </w:r>
      <w:r w:rsidR="003339C0">
        <w:t>F</w:t>
      </w:r>
      <w:r w:rsidR="36778081">
        <w:t>igure 4)</w:t>
      </w:r>
      <w:r w:rsidR="010289F3">
        <w:t>,</w:t>
      </w:r>
      <w:r w:rsidR="1FB9EBF0">
        <w:t xml:space="preserve"> which</w:t>
      </w:r>
      <w:r w:rsidR="5ECD9168">
        <w:t xml:space="preserve"> </w:t>
      </w:r>
      <w:r w:rsidR="765E52CE">
        <w:t>serves as the backbone for the entire project</w:t>
      </w:r>
      <w:r w:rsidR="3B43F27E">
        <w:t xml:space="preserve"> as it acts as a single place for the user to </w:t>
      </w:r>
      <w:r w:rsidR="673CF2A5">
        <w:t xml:space="preserve">track the tasks and make their decisions as they complete them. </w:t>
      </w:r>
      <w:r w:rsidR="201D72EF">
        <w:t>The tablet interface works like a ‘touchscreen’</w:t>
      </w:r>
      <w:r w:rsidR="66E60191">
        <w:t xml:space="preserve"> UI</w:t>
      </w:r>
      <w:r w:rsidR="7326EAE1">
        <w:t xml:space="preserve">, </w:t>
      </w:r>
      <w:r w:rsidR="003A7DC7">
        <w:t>like</w:t>
      </w:r>
      <w:r w:rsidR="7326EAE1">
        <w:t xml:space="preserve"> how the </w:t>
      </w:r>
      <w:r w:rsidR="6FEC8322">
        <w:t xml:space="preserve">user would expect it to work in real life. </w:t>
      </w:r>
      <w:r w:rsidR="5AD252FA">
        <w:t>It has a ‘main screen’ with</w:t>
      </w:r>
      <w:r w:rsidR="3466D7B3">
        <w:t xml:space="preserve"> the icons for</w:t>
      </w:r>
      <w:r w:rsidR="5AD252FA">
        <w:t xml:space="preserve"> all the currently discovered task</w:t>
      </w:r>
      <w:r w:rsidR="337518F6">
        <w:t>s. T</w:t>
      </w:r>
      <w:r w:rsidR="5AD252FA">
        <w:t>he user can tap</w:t>
      </w:r>
      <w:r w:rsidR="2AC5D990">
        <w:t xml:space="preserve"> the</w:t>
      </w:r>
      <w:r w:rsidR="5AD252FA">
        <w:t xml:space="preserve"> icon</w:t>
      </w:r>
      <w:r w:rsidR="12229D96">
        <w:t>s</w:t>
      </w:r>
      <w:r w:rsidR="5AD252FA">
        <w:t xml:space="preserve"> with their finger</w:t>
      </w:r>
      <w:r w:rsidR="55119D89">
        <w:t xml:space="preserve">, this opens the specific screen for that task. </w:t>
      </w:r>
      <w:r w:rsidR="34589E99">
        <w:t>S</w:t>
      </w:r>
      <w:r w:rsidR="0A49C496">
        <w:t>ince the Canvas</w:t>
      </w:r>
      <w:r w:rsidR="71C3B92A">
        <w:t xml:space="preserve"> in Unity</w:t>
      </w:r>
      <w:r w:rsidR="0A49C496">
        <w:t xml:space="preserve"> does not directly interact with the physical touch</w:t>
      </w:r>
      <w:r w:rsidR="1B73EF98">
        <w:t xml:space="preserve">, an alternative system had to be created where all the </w:t>
      </w:r>
      <w:r w:rsidR="74E3FDEE">
        <w:t>buttons on</w:t>
      </w:r>
      <w:r w:rsidR="1B73EF98">
        <w:t xml:space="preserve"> the canvas</w:t>
      </w:r>
      <w:r w:rsidR="51B2DE65">
        <w:t xml:space="preserve"> </w:t>
      </w:r>
      <w:r w:rsidR="133A8F44">
        <w:t>wer</w:t>
      </w:r>
      <w:r w:rsidR="51B2DE65">
        <w:t>e given a collision box. Th</w:t>
      </w:r>
      <w:r w:rsidR="3CF868D6">
        <w:t>ese</w:t>
      </w:r>
      <w:r w:rsidR="51B2DE65">
        <w:t xml:space="preserve"> would then register collision events from the raycasts fired from the ‘fingertip’ object attached to the index finger of the right hand of the player.</w:t>
      </w:r>
      <w:r w:rsidR="72165EA1">
        <w:t xml:space="preserve"> </w:t>
      </w:r>
      <w:r w:rsidR="658036D9">
        <w:t xml:space="preserve">A separate object was created for this purpose just to have control over the origin of the raycasts while also having the ability to enable/disable the object as </w:t>
      </w:r>
      <w:r w:rsidR="3BE5510B">
        <w:t>necessary</w:t>
      </w:r>
      <w:r w:rsidR="658036D9">
        <w:t xml:space="preserve">. </w:t>
      </w:r>
      <w:r w:rsidR="78C415A1">
        <w:t xml:space="preserve">Furthermore, </w:t>
      </w:r>
      <w:r w:rsidR="7425E83C">
        <w:t>b</w:t>
      </w:r>
      <w:r w:rsidR="72165EA1">
        <w:t>oth the raycast and the object</w:t>
      </w:r>
      <w:r w:rsidR="6DC52D90">
        <w:t xml:space="preserve"> </w:t>
      </w:r>
      <w:r w:rsidR="1C3DB89F">
        <w:t>are extremely small</w:t>
      </w:r>
      <w:r w:rsidR="3FC28D6E">
        <w:t xml:space="preserve"> and close to the right index finger</w:t>
      </w:r>
      <w:r w:rsidR="55EC4638">
        <w:t xml:space="preserve"> (</w:t>
      </w:r>
      <w:r w:rsidR="1A79ECAA">
        <w:t xml:space="preserve">refer to </w:t>
      </w:r>
      <w:r w:rsidR="00DD2FF3">
        <w:t>F</w:t>
      </w:r>
      <w:r w:rsidR="1A79ECAA">
        <w:t>igure 7</w:t>
      </w:r>
      <w:r w:rsidR="55EC4638">
        <w:t>)</w:t>
      </w:r>
      <w:r w:rsidR="1C3DB89F">
        <w:t xml:space="preserve"> to make sure </w:t>
      </w:r>
      <w:r w:rsidR="0E49CFA9">
        <w:t xml:space="preserve">that it's not visible and </w:t>
      </w:r>
      <w:r w:rsidR="1C3DB89F">
        <w:t xml:space="preserve">the user feels as if they are touching the screen </w:t>
      </w:r>
      <w:r w:rsidR="61F84D51">
        <w:t xml:space="preserve">directly </w:t>
      </w:r>
      <w:r w:rsidR="1C3DB89F">
        <w:t xml:space="preserve">with their finger. </w:t>
      </w:r>
      <w:r w:rsidR="6DC52D90">
        <w:t>The algorithm for this goes as follow</w:t>
      </w:r>
      <w:r w:rsidR="61F0E405">
        <w:t>s:</w:t>
      </w:r>
    </w:p>
    <w:p w14:paraId="3EA46559" w14:textId="6566B53C" w:rsidR="26FDE0D1" w:rsidRDefault="26FDE0D1" w:rsidP="26FDE0D1">
      <w:pPr>
        <w:pStyle w:val="RefFormatPara"/>
      </w:pPr>
    </w:p>
    <w:p w14:paraId="75DD9742" w14:textId="3D41DAC3" w:rsidR="539A7401" w:rsidRDefault="539A7401" w:rsidP="26FDE0D1">
      <w:pPr>
        <w:pStyle w:val="RefFormatPara"/>
        <w:numPr>
          <w:ilvl w:val="0"/>
          <w:numId w:val="38"/>
        </w:numPr>
      </w:pPr>
      <w:r>
        <w:t xml:space="preserve">Raycasts fired from </w:t>
      </w:r>
      <w:r w:rsidR="0018CC72">
        <w:t>“</w:t>
      </w:r>
      <w:proofErr w:type="spellStart"/>
      <w:r>
        <w:t>finger</w:t>
      </w:r>
      <w:r w:rsidR="11F8C9A5">
        <w:t>T</w:t>
      </w:r>
      <w:r>
        <w:t>ip</w:t>
      </w:r>
      <w:proofErr w:type="spellEnd"/>
      <w:r w:rsidR="0BBA6458">
        <w:t xml:space="preserve">” </w:t>
      </w:r>
      <w:proofErr w:type="spellStart"/>
      <w:r w:rsidR="0BBA6458">
        <w:t>gameObject</w:t>
      </w:r>
      <w:proofErr w:type="spellEnd"/>
      <w:r>
        <w:t xml:space="preserve"> checks for collision</w:t>
      </w:r>
      <w:r w:rsidR="32B52B47">
        <w:t xml:space="preserve"> in each frame</w:t>
      </w:r>
      <w:r w:rsidR="003A7DC7">
        <w:t>.</w:t>
      </w:r>
    </w:p>
    <w:p w14:paraId="63A764C8" w14:textId="7B1FAB89" w:rsidR="539A7401" w:rsidRDefault="539A7401" w:rsidP="26FDE0D1">
      <w:pPr>
        <w:pStyle w:val="RefFormatPara"/>
        <w:numPr>
          <w:ilvl w:val="0"/>
          <w:numId w:val="38"/>
        </w:numPr>
      </w:pPr>
      <w:r>
        <w:t xml:space="preserve">On </w:t>
      </w:r>
      <w:r w:rsidR="584D2471">
        <w:t xml:space="preserve">raycast </w:t>
      </w:r>
      <w:r>
        <w:t xml:space="preserve">collision, </w:t>
      </w:r>
      <w:r w:rsidR="0B907415">
        <w:t xml:space="preserve">check if the collider </w:t>
      </w:r>
      <w:r w:rsidR="1E40051F">
        <w:t>is a “button” and check if we are not already touching a button</w:t>
      </w:r>
      <w:r w:rsidR="7778B464">
        <w:t>.</w:t>
      </w:r>
    </w:p>
    <w:p w14:paraId="36914516" w14:textId="4191F438" w:rsidR="4EBA5F68" w:rsidRDefault="4EBA5F68" w:rsidP="26FDE0D1">
      <w:pPr>
        <w:pStyle w:val="RefFormatPara"/>
        <w:numPr>
          <w:ilvl w:val="1"/>
          <w:numId w:val="38"/>
        </w:numPr>
      </w:pPr>
      <w:r>
        <w:t xml:space="preserve">If </w:t>
      </w:r>
      <w:r w:rsidR="4E01FC7C">
        <w:t>the above</w:t>
      </w:r>
      <w:r w:rsidR="56CB26FD">
        <w:t xml:space="preserve"> conditions are matched</w:t>
      </w:r>
      <w:r>
        <w:t>, then set “isTouching” to true</w:t>
      </w:r>
      <w:r w:rsidR="217859DC">
        <w:t xml:space="preserve"> before moving to Step 3</w:t>
      </w:r>
      <w:r w:rsidR="3A55CCA7">
        <w:t>.</w:t>
      </w:r>
    </w:p>
    <w:p w14:paraId="21DF9D26" w14:textId="6351A73D" w:rsidR="1E40051F" w:rsidRDefault="1E40051F" w:rsidP="26FDE0D1">
      <w:pPr>
        <w:pStyle w:val="RefFormatPara"/>
        <w:numPr>
          <w:ilvl w:val="0"/>
          <w:numId w:val="38"/>
        </w:numPr>
      </w:pPr>
      <w:r>
        <w:t>Enter a switch</w:t>
      </w:r>
      <w:r w:rsidR="32C018B2">
        <w:t>-</w:t>
      </w:r>
      <w:r>
        <w:t xml:space="preserve">case based on the </w:t>
      </w:r>
      <w:r w:rsidR="395498C1">
        <w:t>N</w:t>
      </w:r>
      <w:r>
        <w:t xml:space="preserve">ame of the collider </w:t>
      </w:r>
      <w:r w:rsidR="76C5E887">
        <w:t xml:space="preserve">object </w:t>
      </w:r>
      <w:r>
        <w:t>(</w:t>
      </w:r>
      <w:r w:rsidR="21486D21">
        <w:t xml:space="preserve">I.e., the </w:t>
      </w:r>
      <w:r>
        <w:t>button</w:t>
      </w:r>
      <w:r w:rsidR="5151622D">
        <w:t xml:space="preserve"> on screen</w:t>
      </w:r>
      <w:r>
        <w:t>)</w:t>
      </w:r>
    </w:p>
    <w:p w14:paraId="487B67AE" w14:textId="434A6A7D" w:rsidR="1E40051F" w:rsidRDefault="1E40051F" w:rsidP="26FDE0D1">
      <w:pPr>
        <w:pStyle w:val="RefFormatPara"/>
        <w:numPr>
          <w:ilvl w:val="1"/>
          <w:numId w:val="38"/>
        </w:numPr>
      </w:pPr>
      <w:r>
        <w:t>Set the values for Current</w:t>
      </w:r>
      <w:r w:rsidR="4FAEBFB8">
        <w:t>/</w:t>
      </w:r>
      <w:r w:rsidR="2B50D18A">
        <w:t>N</w:t>
      </w:r>
      <w:r>
        <w:t>ext screen</w:t>
      </w:r>
      <w:r w:rsidR="135E05E7">
        <w:t>s</w:t>
      </w:r>
      <w:r w:rsidR="59CCBE4F">
        <w:t>.</w:t>
      </w:r>
    </w:p>
    <w:p w14:paraId="7685A99F" w14:textId="7E734CE5" w:rsidR="59C63711" w:rsidRDefault="59C63711" w:rsidP="26FDE0D1">
      <w:pPr>
        <w:pStyle w:val="RefFormatPara"/>
        <w:numPr>
          <w:ilvl w:val="1"/>
          <w:numId w:val="38"/>
        </w:numPr>
      </w:pPr>
      <w:r>
        <w:t>T</w:t>
      </w:r>
      <w:r w:rsidR="20D98604">
        <w:t>rigger all the required Audio and Game logic</w:t>
      </w:r>
      <w:r w:rsidR="69F5B6BB">
        <w:t xml:space="preserve"> for that Button.</w:t>
      </w:r>
    </w:p>
    <w:p w14:paraId="1CE12C79" w14:textId="2C712C13" w:rsidR="0CE7CCDE" w:rsidRDefault="0CE7CCDE" w:rsidP="26FDE0D1">
      <w:pPr>
        <w:pStyle w:val="RefFormatPara"/>
        <w:numPr>
          <w:ilvl w:val="1"/>
          <w:numId w:val="38"/>
        </w:numPr>
      </w:pPr>
      <w:r>
        <w:t>Break from switch case.</w:t>
      </w:r>
    </w:p>
    <w:p w14:paraId="13218346" w14:textId="26BC4AB3" w:rsidR="69F5B6BB" w:rsidRDefault="69F5B6BB" w:rsidP="26FDE0D1">
      <w:pPr>
        <w:pStyle w:val="RefFormatPara"/>
        <w:numPr>
          <w:ilvl w:val="0"/>
          <w:numId w:val="38"/>
        </w:numPr>
      </w:pPr>
      <w:r>
        <w:t>Close the current screen and show the next screen</w:t>
      </w:r>
      <w:r w:rsidR="746FC512">
        <w:t>.</w:t>
      </w:r>
    </w:p>
    <w:p w14:paraId="024C43EE" w14:textId="024EEFC2" w:rsidR="0655E337" w:rsidRDefault="0655E337" w:rsidP="26FDE0D1">
      <w:pPr>
        <w:pStyle w:val="RefFormatPara"/>
        <w:numPr>
          <w:ilvl w:val="0"/>
          <w:numId w:val="38"/>
        </w:numPr>
      </w:pPr>
      <w:r>
        <w:t>Start again at step 1.</w:t>
      </w:r>
    </w:p>
    <w:p w14:paraId="3AC93ECD" w14:textId="11D766E4" w:rsidR="26FDE0D1" w:rsidRDefault="0655E337" w:rsidP="26FDE0D1">
      <w:pPr>
        <w:pStyle w:val="RefFormatPara"/>
        <w:numPr>
          <w:ilvl w:val="1"/>
          <w:numId w:val="38"/>
        </w:numPr>
      </w:pPr>
      <w:r>
        <w:t xml:space="preserve">This time </w:t>
      </w:r>
      <w:proofErr w:type="spellStart"/>
      <w:r>
        <w:t>isTouching</w:t>
      </w:r>
      <w:proofErr w:type="spellEnd"/>
      <w:r>
        <w:t xml:space="preserve"> is already true, wait for the cooldown </w:t>
      </w:r>
      <w:r w:rsidR="220CA855">
        <w:t xml:space="preserve">period </w:t>
      </w:r>
      <w:r>
        <w:t>before setting</w:t>
      </w:r>
      <w:r w:rsidR="57E33F65">
        <w:t xml:space="preserve"> it</w:t>
      </w:r>
      <w:r>
        <w:t xml:space="preserve"> to false then proceed to </w:t>
      </w:r>
      <w:r w:rsidR="5143C30E">
        <w:t>2.</w:t>
      </w:r>
      <w:r w:rsidR="0D808E62">
        <w:t xml:space="preserve"> – this prevents multiple touches</w:t>
      </w:r>
      <w:r w:rsidR="06F6C162">
        <w:t xml:space="preserve"> in quick succession</w:t>
      </w:r>
      <w:r w:rsidR="0D808E62">
        <w:t>.</w:t>
      </w:r>
    </w:p>
    <w:p w14:paraId="7E3C6737" w14:textId="3A97C01A" w:rsidR="0040232F" w:rsidRDefault="0040232F" w:rsidP="0040232F">
      <w:pPr>
        <w:pStyle w:val="Head2"/>
      </w:pPr>
      <w:r>
        <w:t>Audio</w:t>
      </w:r>
    </w:p>
    <w:p w14:paraId="3FA02872" w14:textId="2A41068D" w:rsidR="0040232F" w:rsidRDefault="0032244B" w:rsidP="26FDE0D1">
      <w:pPr>
        <w:pStyle w:val="RefFormatPara"/>
      </w:pPr>
      <w:r>
        <w:t>To</w:t>
      </w:r>
      <w:r w:rsidR="0040232F">
        <w:t xml:space="preserve"> implement a realistic sounding virtual environment, the audio middleware FMOD was used. FMOD handles a lot of the technical groundwork that </w:t>
      </w:r>
      <w:r>
        <w:t>must</w:t>
      </w:r>
      <w:r w:rsidR="0040232F">
        <w:t xml:space="preserve"> be done when implementing audio. All sounds used were either specifically recorded for the game or sourced from the internet (</w:t>
      </w:r>
      <w:r>
        <w:t>if</w:t>
      </w:r>
      <w:r w:rsidR="0040232F">
        <w:t xml:space="preserve"> they were not copyright-protected). So called FMOD events were created for each sound/sound source and triggered in Unity during runtime when necessary. These sound sources </w:t>
      </w:r>
      <w:proofErr w:type="gramStart"/>
      <w:r w:rsidR="0040232F">
        <w:t>include</w:t>
      </w:r>
      <w:proofErr w:type="gramEnd"/>
      <w:r w:rsidR="0040232F">
        <w:t xml:space="preserve"> for example the washing machine starting up and running, environmental sounds, sound cues for the impacts (as mentioned in chapter 3.2) and voice lines for the voiceover/internal monologue of the player character. To create a more realistic sound scape, the Resonance Audio plugin by Google was used which utilizes interaural time differences, interaural level differences and head related transfer functions among other technologies to create a realistic sounding environmen</w:t>
      </w:r>
      <w:r w:rsidR="00F4619B">
        <w:t xml:space="preserve">t </w:t>
      </w:r>
      <w:sdt>
        <w:sdtPr>
          <w:id w:val="1042559198"/>
          <w:citation/>
        </w:sdtPr>
        <w:sdtContent>
          <w:r w:rsidR="00F4619B">
            <w:fldChar w:fldCharType="begin"/>
          </w:r>
          <w:r w:rsidR="00F4619B">
            <w:instrText xml:space="preserve"> CITATION Res \l 1033 </w:instrText>
          </w:r>
          <w:r w:rsidR="00F4619B">
            <w:fldChar w:fldCharType="separate"/>
          </w:r>
          <w:r w:rsidR="00F4619B">
            <w:rPr>
              <w:noProof/>
            </w:rPr>
            <w:t>(Resonance Audio: Fundamental Concepts, n.d.)</w:t>
          </w:r>
          <w:r w:rsidR="00F4619B">
            <w:fldChar w:fldCharType="end"/>
          </w:r>
        </w:sdtContent>
      </w:sdt>
      <w:r w:rsidR="0040232F">
        <w:t xml:space="preserve">. Another important contribution to realism and immersion was the implementation of occlusion, meaning walls and other objects that exist between the player and an audio source make this </w:t>
      </w:r>
      <w:proofErr w:type="gramStart"/>
      <w:r w:rsidR="0040232F">
        <w:t>particular sound</w:t>
      </w:r>
      <w:proofErr w:type="gramEnd"/>
      <w:r w:rsidR="0040232F">
        <w:t xml:space="preserve"> a little quieter and muffled.</w:t>
      </w:r>
    </w:p>
    <w:p w14:paraId="7DE1A9DC" w14:textId="34B518FB" w:rsidR="005F3889" w:rsidRPr="00E53C1A" w:rsidRDefault="006E2E00" w:rsidP="005F3889">
      <w:pPr>
        <w:pStyle w:val="Head1"/>
      </w:pPr>
      <w:r>
        <w:t>Evaluation</w:t>
      </w:r>
    </w:p>
    <w:p w14:paraId="7930AF2B" w14:textId="4FF3304F" w:rsidR="00E51F52" w:rsidRDefault="0032244B" w:rsidP="00E51F52">
      <w:pPr>
        <w:pStyle w:val="RefFormatPara"/>
      </w:pPr>
      <w:r>
        <w:t>To</w:t>
      </w:r>
      <w:r w:rsidR="00E51F52">
        <w:t xml:space="preserve"> evaluate the prototype, a testing session was held</w:t>
      </w:r>
      <w:r w:rsidR="003A7DC7">
        <w:t>,</w:t>
      </w:r>
      <w:r w:rsidR="00E51F52">
        <w:t xml:space="preserve"> and the project was presented at an exposition event (in the following called “expo”). A feedback form was given to participants after the playthrough which included a questionnaire with seven questions they could rate on a Likert scale. In this chapter, the results of these two events will be presented and a comparison will be drawn at the end.</w:t>
      </w:r>
    </w:p>
    <w:p w14:paraId="5BBCF157" w14:textId="27481D77" w:rsidR="00E51F52" w:rsidRDefault="00E51F52" w:rsidP="00E51F52">
      <w:pPr>
        <w:pStyle w:val="RefFormatPara"/>
      </w:pPr>
      <w:r>
        <w:t xml:space="preserve">The testing session was conducted in a private setting with five people in total. Each tester was brought into a testing room where the game was set up while the other participants were waiting in a separate room. This was done to ensure a more private and intimate experience to hopefully help people immerse themselves better and thus get more accurate results. The participants were aged from 21 to 25, three students and two full-time workers, with a wide range of gaming experience (from zero to 18 hours per week). The results of the feedback form can be found </w:t>
      </w:r>
      <w:r w:rsidRPr="005F50FD">
        <w:t>in</w:t>
      </w:r>
      <w:r w:rsidR="005F50FD" w:rsidRPr="005F50FD">
        <w:t xml:space="preserve"> Figure 5 (results of questionnaire on MS Forms) and Figure 6 (results of questionnaire in extra table)</w:t>
      </w:r>
      <w:r w:rsidRPr="005F50FD">
        <w:t>. In</w:t>
      </w:r>
      <w:r>
        <w:t xml:space="preserve"> summary it can be said that most of them had fun while playing (avg. 4.</w:t>
      </w:r>
      <w:r w:rsidR="003F47E8">
        <w:t>2</w:t>
      </w:r>
      <w:r>
        <w:t>), they learned something new (avg. 3.8), the consequences of their actions were understandable (avg. 4.</w:t>
      </w:r>
      <w:r w:rsidR="0092499E">
        <w:t>6</w:t>
      </w:r>
      <w:r>
        <w:t xml:space="preserve">), the game reached them on an emotional level </w:t>
      </w:r>
      <w:proofErr w:type="gramStart"/>
      <w:r>
        <w:t>fairly well</w:t>
      </w:r>
      <w:proofErr w:type="gramEnd"/>
      <w:r>
        <w:t xml:space="preserve"> (avg. 3.</w:t>
      </w:r>
      <w:r w:rsidR="0092499E">
        <w:t>6</w:t>
      </w:r>
      <w:r>
        <w:t xml:space="preserve">) and the game was relatively fair (avg. 3.8). On the other hand, it was a little difficult for a lot of people to understand the tasks they were given (avg. 3), and the tablet was relatively difficult to find for </w:t>
      </w:r>
      <w:r w:rsidR="0092499E">
        <w:t>most</w:t>
      </w:r>
      <w:r>
        <w:t xml:space="preserve"> of them (avg. </w:t>
      </w:r>
      <w:r w:rsidR="0092499E">
        <w:t>2.6</w:t>
      </w:r>
      <w:r>
        <w:t xml:space="preserve">). So, two big aspects that had to be improved for the expo were the explanations for the tasks and the tablet. </w:t>
      </w:r>
    </w:p>
    <w:p w14:paraId="7A838605" w14:textId="56DC08E9" w:rsidR="00E51F52" w:rsidRDefault="00E51F52" w:rsidP="00E51F52">
      <w:pPr>
        <w:pStyle w:val="RefFormatPara"/>
      </w:pPr>
      <w:r>
        <w:t xml:space="preserve">The expo was held in a public location and people could freely test different projects at different booths. Even though around 10 to 15 people tried the game, only two questionnaires were filled out. These two people were students aged 24 and 26 and both have around 10 hours per week of gaming experience. The results of the Likert questionnaire were </w:t>
      </w:r>
      <w:r w:rsidR="00BB4DD5">
        <w:t>very close to</w:t>
      </w:r>
      <w:r>
        <w:t xml:space="preserve"> the ones of the testing sessions when it came to the fun of the game, the learning experience, the impacts of their actions and the fairness of the game. Significant differences could be found in the aspects of understanding the tasks (avg. </w:t>
      </w:r>
      <w:r w:rsidR="00B92119">
        <w:t>of</w:t>
      </w:r>
      <w:r>
        <w:t xml:space="preserve"> 3.5 compared to 3), finding the tablet (avg. </w:t>
      </w:r>
      <w:r w:rsidR="00B92119">
        <w:t>of</w:t>
      </w:r>
      <w:r>
        <w:t xml:space="preserve"> 5 compared to 2.6) and the emotional impact of the game (avg. </w:t>
      </w:r>
      <w:r w:rsidR="00414733">
        <w:t>of</w:t>
      </w:r>
      <w:r>
        <w:t xml:space="preserve"> 3 compared to 3.6). The reasons that the tasks were more easily </w:t>
      </w:r>
      <w:r w:rsidR="0069101E">
        <w:t>understandable,</w:t>
      </w:r>
      <w:r>
        <w:t xml:space="preserve"> and the tablet </w:t>
      </w:r>
      <w:r w:rsidR="00624155">
        <w:t>was</w:t>
      </w:r>
      <w:r>
        <w:t xml:space="preserve"> easier to </w:t>
      </w:r>
      <w:proofErr w:type="gramStart"/>
      <w:r>
        <w:t>be found</w:t>
      </w:r>
      <w:proofErr w:type="gramEnd"/>
      <w:r>
        <w:t xml:space="preserve"> might be due to the</w:t>
      </w:r>
      <w:r w:rsidR="00786E19">
        <w:t xml:space="preserve"> added</w:t>
      </w:r>
      <w:r>
        <w:t xml:space="preserve"> explanation screen at the beginning and more help from our side during play. The lower emotional impact might be </w:t>
      </w:r>
      <w:r w:rsidR="0032244B">
        <w:t>since</w:t>
      </w:r>
      <w:r>
        <w:t xml:space="preserve"> it’s more difficult to immerse oneself and be more emotional/vulnerable at a public event like the expo compared to a more intimate event like the testing session.</w:t>
      </w:r>
    </w:p>
    <w:p w14:paraId="22B971D8" w14:textId="77777777" w:rsidR="00E51F52" w:rsidRDefault="00E51F52" w:rsidP="00E51F52">
      <w:pPr>
        <w:pStyle w:val="RefFormatPara"/>
      </w:pPr>
      <w:r>
        <w:t xml:space="preserve">A couple of interesting statements from the testers will be listed here (all of them are paraphrased here): </w:t>
      </w:r>
    </w:p>
    <w:p w14:paraId="3F51210B" w14:textId="77777777" w:rsidR="00E51F52" w:rsidRDefault="00E51F52" w:rsidP="00E51F52">
      <w:pPr>
        <w:pStyle w:val="RefFormatPara"/>
      </w:pPr>
      <w:r>
        <w:t>“The tasks were very restrictive and didn’t coincide with how one would go about them in real life.”</w:t>
      </w:r>
    </w:p>
    <w:p w14:paraId="266D77F7" w14:textId="77777777" w:rsidR="00E51F52" w:rsidRDefault="00E51F52" w:rsidP="00E51F52">
      <w:pPr>
        <w:pStyle w:val="RefFormatPara"/>
      </w:pPr>
      <w:r>
        <w:t>“Completing tasks only via tablet is uninteresting and unintuitive.”</w:t>
      </w:r>
    </w:p>
    <w:p w14:paraId="50A017D2" w14:textId="77777777" w:rsidR="00E51F52" w:rsidRDefault="00E51F52" w:rsidP="00E51F52">
      <w:pPr>
        <w:pStyle w:val="RefFormatPara"/>
      </w:pPr>
      <w:r>
        <w:t>“The tasks were difficult to understand, and which objects are interactable difficult to discern.”</w:t>
      </w:r>
    </w:p>
    <w:p w14:paraId="1358143E" w14:textId="58D35D27" w:rsidR="00E51F52" w:rsidRDefault="00B12BD9" w:rsidP="00E51F52">
      <w:pPr>
        <w:pStyle w:val="RefFormatPara"/>
      </w:pPr>
      <w:r w:rsidRPr="0077394C">
        <w:t xml:space="preserve">These statements show clearly what </w:t>
      </w:r>
      <w:r w:rsidR="00756BA7" w:rsidRPr="0077394C">
        <w:t>must</w:t>
      </w:r>
      <w:r w:rsidRPr="0077394C">
        <w:t xml:space="preserve"> be improved in the future: The VR environment </w:t>
      </w:r>
      <w:r w:rsidR="00BD193E" w:rsidRPr="0077394C">
        <w:t>must</w:t>
      </w:r>
      <w:r w:rsidRPr="0077394C">
        <w:t xml:space="preserve"> </w:t>
      </w:r>
      <w:r w:rsidR="00BD193E">
        <w:t xml:space="preserve">be </w:t>
      </w:r>
      <w:r w:rsidRPr="0077394C">
        <w:t>utilized more</w:t>
      </w:r>
      <w:r w:rsidR="00B46C87">
        <w:t>,</w:t>
      </w:r>
      <w:r w:rsidRPr="0077394C">
        <w:t xml:space="preserve"> and tasks should not be done via tablet</w:t>
      </w:r>
      <w:r>
        <w:t xml:space="preserve">. Also, </w:t>
      </w:r>
      <w:r w:rsidRPr="0077394C">
        <w:t xml:space="preserve">the tasks as well as all objects that are important to completing the tasks </w:t>
      </w:r>
      <w:r w:rsidR="00756BA7" w:rsidRPr="0077394C">
        <w:t>must</w:t>
      </w:r>
      <w:r w:rsidRPr="0077394C">
        <w:t xml:space="preserve"> be made easier to understand, find and interact</w:t>
      </w:r>
      <w:r w:rsidR="00E51F52" w:rsidRPr="0077394C">
        <w:t>.</w:t>
      </w:r>
    </w:p>
    <w:p w14:paraId="05B00FE5" w14:textId="0E558205" w:rsidR="0016411A" w:rsidRDefault="00946392" w:rsidP="009C4B29">
      <w:pPr>
        <w:pStyle w:val="Head1"/>
      </w:pPr>
      <w:r>
        <w:t>Discussion</w:t>
      </w:r>
    </w:p>
    <w:p w14:paraId="68B3D070" w14:textId="77777777" w:rsidR="002924AE" w:rsidRDefault="002924AE" w:rsidP="002924AE">
      <w:pPr>
        <w:pStyle w:val="Head2"/>
      </w:pPr>
      <w:r>
        <w:t>Conclusion</w:t>
      </w:r>
    </w:p>
    <w:p w14:paraId="1D5CB3DA" w14:textId="331D10A4" w:rsidR="44C5D6DE" w:rsidRDefault="44C5D6DE" w:rsidP="6B154C87">
      <w:pPr>
        <w:pStyle w:val="RefFormatPara"/>
      </w:pPr>
      <w:r>
        <w:t xml:space="preserve">In this study, </w:t>
      </w:r>
      <w:r w:rsidR="36FEA701">
        <w:t>it</w:t>
      </w:r>
      <w:r w:rsidR="00750A76">
        <w:t xml:space="preserve"> was</w:t>
      </w:r>
      <w:r>
        <w:t xml:space="preserve"> shown how </w:t>
      </w:r>
      <w:r w:rsidR="00AD6E7A">
        <w:t>Virtual Reality</w:t>
      </w:r>
      <w:r>
        <w:t xml:space="preserve"> and serious games can be effective tools for creating environmental awareness and encouraging behavior change.</w:t>
      </w:r>
      <w:r w:rsidR="39C6F647">
        <w:t xml:space="preserve"> The immersive and interactive nature of </w:t>
      </w:r>
      <w:r w:rsidR="00AD6E7A">
        <w:t>Virtual Reality</w:t>
      </w:r>
      <w:r w:rsidR="39C6F647">
        <w:t xml:space="preserve"> helps users to better understand the impacts of their daily individual decisions and creates a sense of presence that can </w:t>
      </w:r>
      <w:r w:rsidR="65FC275E">
        <w:t xml:space="preserve">inspire </w:t>
      </w:r>
      <w:r w:rsidR="39C6F647">
        <w:t>them to t</w:t>
      </w:r>
      <w:r w:rsidR="210948E5">
        <w:t>hink more cautiously towards climate change</w:t>
      </w:r>
      <w:r w:rsidR="39C6F647">
        <w:t>.</w:t>
      </w:r>
      <w:r w:rsidR="58D5E42B">
        <w:t xml:space="preserve"> Furthermore, through scaling </w:t>
      </w:r>
      <w:r w:rsidR="37A71A4B">
        <w:t xml:space="preserve">the time and </w:t>
      </w:r>
      <w:r w:rsidR="58D5E42B">
        <w:t xml:space="preserve">the player's gameplay choices to represent the choices of the global population, </w:t>
      </w:r>
      <w:r w:rsidR="72B20481">
        <w:t xml:space="preserve">the project enables users </w:t>
      </w:r>
      <w:r w:rsidR="5F421FF3">
        <w:t>to</w:t>
      </w:r>
      <w:r w:rsidR="72B20481">
        <w:t xml:space="preserve"> better </w:t>
      </w:r>
      <w:r w:rsidR="1535950B">
        <w:t>comprehend</w:t>
      </w:r>
      <w:r w:rsidR="72B20481">
        <w:t xml:space="preserve"> the worldwide impact of their choices in a real and relevant way.</w:t>
      </w:r>
      <w:r w:rsidR="7487A91D">
        <w:t xml:space="preserve"> </w:t>
      </w:r>
      <w:r w:rsidR="15F1D498">
        <w:t>This conclusion aligns with the feedback</w:t>
      </w:r>
      <w:r w:rsidR="15F1D498" w:rsidDel="00625C8A">
        <w:t xml:space="preserve"> </w:t>
      </w:r>
      <w:r w:rsidR="15F1D498">
        <w:t>receive</w:t>
      </w:r>
      <w:r w:rsidR="003F7F57">
        <w:t>d</w:t>
      </w:r>
      <w:r w:rsidR="15F1D498">
        <w:t xml:space="preserve"> from the participants during the exposition event.</w:t>
      </w:r>
      <w:r w:rsidR="790E689C">
        <w:t xml:space="preserve"> Furthermore, the evaluation results provide</w:t>
      </w:r>
      <w:r w:rsidR="4FAA5DF3">
        <w:t>d</w:t>
      </w:r>
      <w:r w:rsidR="790E689C">
        <w:t xml:space="preserve"> valuable feedback and highlight</w:t>
      </w:r>
      <w:r w:rsidR="765301D5">
        <w:t>ed</w:t>
      </w:r>
      <w:r w:rsidR="790E689C">
        <w:t xml:space="preserve"> the areas for improvement</w:t>
      </w:r>
      <w:r w:rsidR="76686B4D">
        <w:t>s</w:t>
      </w:r>
      <w:r w:rsidR="790E689C">
        <w:t xml:space="preserve"> in future iterations of the project.</w:t>
      </w:r>
    </w:p>
    <w:p w14:paraId="4AC48F49" w14:textId="20695B22" w:rsidR="002924AE" w:rsidRDefault="000D7504" w:rsidP="002924AE">
      <w:pPr>
        <w:pStyle w:val="Head2"/>
      </w:pPr>
      <w:r>
        <w:t xml:space="preserve">Limitations &amp; </w:t>
      </w:r>
      <w:r w:rsidR="002924AE">
        <w:t xml:space="preserve">Future </w:t>
      </w:r>
      <w:r w:rsidR="00E63265">
        <w:t>Research</w:t>
      </w:r>
    </w:p>
    <w:p w14:paraId="311F1E11" w14:textId="7C39F3D4" w:rsidR="0B09399B" w:rsidRDefault="433B2006" w:rsidP="0B09399B">
      <w:pPr>
        <w:pStyle w:val="RefFormatPara"/>
      </w:pPr>
      <w:r w:rsidRPr="0B09399B">
        <w:t>There are several areas for improvement that can be addressed in future iterations of the project.</w:t>
      </w:r>
      <w:r w:rsidR="25FA6E3D" w:rsidRPr="0B09399B">
        <w:t xml:space="preserve"> </w:t>
      </w:r>
      <w:r w:rsidR="67126721" w:rsidRPr="0B09399B">
        <w:t xml:space="preserve">One such area that needs major improvement is having more impactful </w:t>
      </w:r>
      <w:r w:rsidR="578F04BC" w:rsidRPr="0B09399B">
        <w:t>consequences</w:t>
      </w:r>
      <w:r w:rsidR="67126721" w:rsidRPr="0B09399B">
        <w:t xml:space="preserve"> </w:t>
      </w:r>
      <w:r w:rsidR="5DF59B20" w:rsidRPr="0B09399B">
        <w:t>for</w:t>
      </w:r>
      <w:r w:rsidR="67126721" w:rsidRPr="0B09399B">
        <w:t xml:space="preserve"> the player’s actions</w:t>
      </w:r>
      <w:r w:rsidR="55A431AF" w:rsidRPr="0B09399B">
        <w:t>.</w:t>
      </w:r>
      <w:r w:rsidR="07B1BB6F" w:rsidRPr="0B09399B">
        <w:t xml:space="preserve"> This project focuses more </w:t>
      </w:r>
      <w:r w:rsidR="1500FB7F" w:rsidRPr="0B09399B">
        <w:t>on</w:t>
      </w:r>
      <w:r w:rsidR="07B1BB6F" w:rsidRPr="0B09399B">
        <w:t xml:space="preserve"> the i</w:t>
      </w:r>
      <w:r w:rsidR="1D1C939A" w:rsidRPr="0B09399B">
        <w:t xml:space="preserve">mpacts which the user might see in their day-to-day life and less on the global </w:t>
      </w:r>
      <w:r w:rsidR="5BC178CB" w:rsidRPr="0B09399B">
        <w:t>effect</w:t>
      </w:r>
      <w:r w:rsidR="1D1C939A" w:rsidRPr="0B09399B">
        <w:t>s</w:t>
      </w:r>
      <w:r w:rsidR="2048C23F" w:rsidRPr="0B09399B">
        <w:t xml:space="preserve"> or calamities</w:t>
      </w:r>
      <w:r w:rsidR="1D1C939A" w:rsidRPr="0B09399B">
        <w:t>, this could be focused more on the future iterations of the game.</w:t>
      </w:r>
      <w:r w:rsidR="6750C6CB" w:rsidRPr="0B09399B">
        <w:t xml:space="preserve"> Also, the storyline of the game</w:t>
      </w:r>
      <w:r w:rsidR="0EE91CB9" w:rsidRPr="0B09399B">
        <w:t xml:space="preserve"> could be made more interesting to follow, as this too plays a crucial role in making the user more involved</w:t>
      </w:r>
      <w:r w:rsidR="5E7F0668" w:rsidRPr="0B09399B">
        <w:t xml:space="preserve"> and thus might take more care as they make decisions within the game</w:t>
      </w:r>
      <w:r w:rsidR="2640B79B" w:rsidRPr="0B09399B">
        <w:t>.</w:t>
      </w:r>
      <w:r w:rsidR="0EE91CB9" w:rsidRPr="0B09399B">
        <w:t xml:space="preserve"> </w:t>
      </w:r>
    </w:p>
    <w:p w14:paraId="7C4461E8" w14:textId="705834AF" w:rsidR="00CF151B" w:rsidRDefault="5B3DCAB7" w:rsidP="0B09399B">
      <w:pPr>
        <w:pStyle w:val="RefFormatPara"/>
      </w:pPr>
      <w:r w:rsidRPr="0B09399B">
        <w:t>The tablet-based gameplay was not well received by some participants. Future iterations of the game should be made much more on direct interactions with the objects than through the tablet. This follows up with the fact that</w:t>
      </w:r>
      <w:r w:rsidR="16285A8F" w:rsidRPr="0B09399B">
        <w:t xml:space="preserve"> the tasks</w:t>
      </w:r>
      <w:r w:rsidR="21FE4804" w:rsidRPr="0B09399B">
        <w:t xml:space="preserve"> need to </w:t>
      </w:r>
      <w:r w:rsidR="2207A0D5" w:rsidRPr="0B09399B">
        <w:t>be made</w:t>
      </w:r>
      <w:r w:rsidR="16285A8F" w:rsidRPr="0B09399B">
        <w:t xml:space="preserve"> more intuitive</w:t>
      </w:r>
      <w:r w:rsidR="55218504" w:rsidRPr="0B09399B">
        <w:t>,</w:t>
      </w:r>
      <w:r w:rsidR="16285A8F" w:rsidRPr="0B09399B">
        <w:t xml:space="preserve"> and the items in VR </w:t>
      </w:r>
      <w:r w:rsidR="0D99B543" w:rsidRPr="0B09399B">
        <w:t xml:space="preserve">should be </w:t>
      </w:r>
      <w:r w:rsidR="16285A8F" w:rsidRPr="0B09399B">
        <w:t xml:space="preserve">easier to interact with. </w:t>
      </w:r>
      <w:r w:rsidR="6CEC27DB" w:rsidRPr="0B09399B">
        <w:t>P</w:t>
      </w:r>
      <w:r w:rsidR="6F9868E5" w:rsidRPr="0B09399B">
        <w:t>articipants</w:t>
      </w:r>
      <w:r w:rsidR="7AE02FA5" w:rsidRPr="0B09399B">
        <w:t xml:space="preserve"> without any gaming background</w:t>
      </w:r>
      <w:r w:rsidR="6F9868E5" w:rsidRPr="0B09399B">
        <w:t xml:space="preserve"> found it quite difficult to understand the tasks that were given</w:t>
      </w:r>
      <w:r w:rsidR="667B9CE4" w:rsidRPr="0B09399B">
        <w:t xml:space="preserve"> and even had trouble figuring out which objects were interactable.</w:t>
      </w:r>
      <w:r w:rsidR="7C1271E6" w:rsidRPr="0B09399B">
        <w:t xml:space="preserve"> </w:t>
      </w:r>
      <w:r w:rsidR="596AF81B" w:rsidRPr="0B09399B">
        <w:t xml:space="preserve">This can be remedied by making the tasks </w:t>
      </w:r>
      <w:r w:rsidR="11A946E9" w:rsidRPr="0B09399B">
        <w:t xml:space="preserve">more realistic </w:t>
      </w:r>
      <w:r w:rsidR="1BDB653E" w:rsidRPr="0B09399B">
        <w:t>and could be made clearer with added instructions</w:t>
      </w:r>
      <w:r w:rsidR="30C42A21" w:rsidRPr="0B09399B">
        <w:t xml:space="preserve"> on screen</w:t>
      </w:r>
      <w:r w:rsidR="203B0D33" w:rsidRPr="0B09399B">
        <w:t xml:space="preserve"> or via audio</w:t>
      </w:r>
      <w:r w:rsidR="04C09CE0" w:rsidRPr="0B09399B">
        <w:t xml:space="preserve">, </w:t>
      </w:r>
      <w:r w:rsidR="584E46F4" w:rsidRPr="0B09399B">
        <w:t>and</w:t>
      </w:r>
      <w:r w:rsidR="04C09CE0" w:rsidRPr="0B09399B">
        <w:t xml:space="preserve"> by</w:t>
      </w:r>
      <w:r w:rsidR="7DEB3DD1" w:rsidRPr="0B09399B">
        <w:t xml:space="preserve"> </w:t>
      </w:r>
      <w:r w:rsidR="077E02DB" w:rsidRPr="0B09399B">
        <w:t>specifically pointing out the objects needed for completing the tasks</w:t>
      </w:r>
      <w:r w:rsidR="5C37F5E1" w:rsidRPr="0B09399B">
        <w:t xml:space="preserve"> by adding more obvious effects or animations.</w:t>
      </w:r>
      <w:r w:rsidR="320FFF93" w:rsidRPr="0B09399B">
        <w:t xml:space="preserve"> A</w:t>
      </w:r>
      <w:r w:rsidR="00C339C1">
        <w:t>n</w:t>
      </w:r>
      <w:r w:rsidR="320FFF93" w:rsidRPr="0B09399B">
        <w:t xml:space="preserve"> optional </w:t>
      </w:r>
      <w:r w:rsidR="673A0FEC">
        <w:t>tutorial</w:t>
      </w:r>
      <w:r w:rsidR="320FFF93" w:rsidRPr="0B09399B">
        <w:t xml:space="preserve"> in the beginning of the game could also prove beneficial for learning the movement and interaction for those who never experienced VR </w:t>
      </w:r>
      <w:r w:rsidR="6A4E4E60" w:rsidRPr="0B09399B">
        <w:t xml:space="preserve">before. </w:t>
      </w:r>
      <w:r w:rsidR="653A9CFD" w:rsidRPr="0B09399B">
        <w:t xml:space="preserve">Finally, </w:t>
      </w:r>
      <w:r w:rsidR="7F9BB8E5" w:rsidRPr="0B09399B">
        <w:t>the overall immersion factor of the game can be greatly improved by building a more convincing world for players to engage with,</w:t>
      </w:r>
      <w:r w:rsidR="70185680" w:rsidRPr="0B09399B">
        <w:t xml:space="preserve"> this can be achieved by addition of more lifelike sounds and graphics which might contribute to a greater sensation of the player being </w:t>
      </w:r>
      <w:proofErr w:type="gramStart"/>
      <w:r w:rsidR="48062464">
        <w:t xml:space="preserve">actually </w:t>
      </w:r>
      <w:r w:rsidR="70185680">
        <w:t>there</w:t>
      </w:r>
      <w:proofErr w:type="gramEnd"/>
      <w:r w:rsidR="70185680" w:rsidRPr="0B09399B">
        <w:t xml:space="preserve"> within the game.</w:t>
      </w:r>
    </w:p>
    <w:p w14:paraId="7BFEE4E6" w14:textId="0F89947D" w:rsidR="00CF151B" w:rsidRDefault="00564FE5" w:rsidP="0B09399B">
      <w:pPr>
        <w:pStyle w:val="RefFormatPara"/>
        <w:rPr>
          <w14:ligatures w14:val="standard"/>
        </w:rPr>
      </w:pPr>
      <w:r>
        <w:t xml:space="preserve">To better assess if the players experienced learning and behavioral changes after playing the game, </w:t>
      </w:r>
      <w:r w:rsidR="008A435D">
        <w:t>the testing session could be modified to promote reflection of the learned facts.</w:t>
      </w:r>
      <w:r w:rsidR="00E542EF">
        <w:t xml:space="preserve"> Based on the research of</w:t>
      </w:r>
      <w:r w:rsidR="008929DB">
        <w:t xml:space="preserve"> </w:t>
      </w:r>
      <w:proofErr w:type="spellStart"/>
      <w:r w:rsidR="008929DB">
        <w:t>Boud</w:t>
      </w:r>
      <w:proofErr w:type="spellEnd"/>
      <w:r w:rsidR="0026690A">
        <w:t>, Keogh and Walker</w:t>
      </w:r>
      <w:r w:rsidR="00E542EF">
        <w:t xml:space="preserve"> </w:t>
      </w:r>
      <w:sdt>
        <w:sdtPr>
          <w:id w:val="954990616"/>
          <w:citation/>
        </w:sdtPr>
        <w:sdtContent>
          <w:r w:rsidR="00E542EF">
            <w:fldChar w:fldCharType="begin"/>
          </w:r>
          <w:r w:rsidR="00E542EF">
            <w:instrText xml:space="preserve"> CITATION Bou85 \l 1033 </w:instrText>
          </w:r>
          <w:r w:rsidR="00E542EF">
            <w:fldChar w:fldCharType="separate"/>
          </w:r>
          <w:r w:rsidR="00E542EF">
            <w:rPr>
              <w:noProof/>
            </w:rPr>
            <w:t>(Boud, Keogh, &amp; Walker, 1985)</w:t>
          </w:r>
          <w:r w:rsidR="00E542EF">
            <w:fldChar w:fldCharType="end"/>
          </w:r>
        </w:sdtContent>
      </w:sdt>
      <w:r w:rsidR="00E542EF">
        <w:t>, the first stage of reflection in learning</w:t>
      </w:r>
      <w:r w:rsidR="00695CF0">
        <w:t xml:space="preserve"> is “returning to experience”. This stage </w:t>
      </w:r>
      <w:r w:rsidR="00371630">
        <w:t xml:space="preserve">of learning for the players </w:t>
      </w:r>
      <w:r w:rsidR="00695CF0">
        <w:t xml:space="preserve">can be </w:t>
      </w:r>
      <w:r w:rsidR="00371630">
        <w:t xml:space="preserve"> supported</w:t>
      </w:r>
      <w:r w:rsidR="008A435D">
        <w:t xml:space="preserve"> </w:t>
      </w:r>
      <w:r w:rsidR="00371630">
        <w:t xml:space="preserve">by asking them questions in order for them to </w:t>
      </w:r>
      <w:r w:rsidR="001A6053">
        <w:t xml:space="preserve">describe what they just experienced in the game. The second stage </w:t>
      </w:r>
      <w:r w:rsidR="001A6053">
        <w:rPr>
          <w14:ligatures w14:val="standard"/>
        </w:rPr>
        <w:t>“attending to feelings” can be supported by asking the participants what they felt during gameplay and after experiencing the whole game.</w:t>
      </w:r>
      <w:r w:rsidR="00FA45C0">
        <w:rPr>
          <w14:ligatures w14:val="standard"/>
        </w:rPr>
        <w:t xml:space="preserve"> Questions could be asked that help remove obstructing feelings and utilize learning-positive feelings.</w:t>
      </w:r>
      <w:r w:rsidR="00685A9C">
        <w:rPr>
          <w14:ligatures w14:val="standard"/>
        </w:rPr>
        <w:t xml:space="preserve"> An example </w:t>
      </w:r>
      <w:r w:rsidR="00B33828">
        <w:rPr>
          <w14:ligatures w14:val="standard"/>
        </w:rPr>
        <w:t>of</w:t>
      </w:r>
      <w:r w:rsidR="00685A9C">
        <w:rPr>
          <w14:ligatures w14:val="standard"/>
        </w:rPr>
        <w:t xml:space="preserve"> obstructing feelings could be </w:t>
      </w:r>
      <w:r w:rsidR="00B33828">
        <w:rPr>
          <w14:ligatures w14:val="standard"/>
        </w:rPr>
        <w:t>denial of the impact of their actions. The player has to find out where that feeling comes from</w:t>
      </w:r>
      <w:r w:rsidR="000202A7">
        <w:rPr>
          <w14:ligatures w14:val="standard"/>
        </w:rPr>
        <w:t xml:space="preserve"> and confront themselves with the reality of the situation. The third stage “re-evaluation” could take place in a group discussion with all participants where they can discuss and re-evaluate their experience.</w:t>
      </w:r>
    </w:p>
    <w:p w14:paraId="062FC93E" w14:textId="77777777" w:rsidR="001B22A3" w:rsidRDefault="00BE4BBA" w:rsidP="0B09399B">
      <w:pPr>
        <w:pStyle w:val="RefFormatPara"/>
        <w:rPr>
          <w14:ligatures w14:val="standard"/>
        </w:rPr>
      </w:pPr>
      <w:r>
        <w:rPr>
          <w14:ligatures w14:val="standard"/>
        </w:rPr>
        <w:t>Next to helping players learn</w:t>
      </w:r>
      <w:r w:rsidR="00F35652">
        <w:rPr>
          <w14:ligatures w14:val="standard"/>
        </w:rPr>
        <w:t>,</w:t>
      </w:r>
      <w:r>
        <w:rPr>
          <w14:ligatures w14:val="standard"/>
        </w:rPr>
        <w:t xml:space="preserve"> there should also be more focus on the evaluation of actual behavioral changes after the </w:t>
      </w:r>
      <w:r w:rsidR="00F35652">
        <w:rPr>
          <w14:ligatures w14:val="standard"/>
        </w:rPr>
        <w:t xml:space="preserve">gameplay session. The New Ecological Paradigm Scale </w:t>
      </w:r>
      <w:sdt>
        <w:sdtPr>
          <w:rPr>
            <w14:ligatures w14:val="standard"/>
          </w:rPr>
          <w:id w:val="664291965"/>
          <w:citation/>
        </w:sdtPr>
        <w:sdtContent>
          <w:r w:rsidR="00001F2A">
            <w:rPr>
              <w14:ligatures w14:val="standard"/>
            </w:rPr>
            <w:fldChar w:fldCharType="begin"/>
          </w:r>
          <w:r w:rsidR="00001F2A">
            <w:rPr>
              <w14:ligatures w14:val="standard"/>
            </w:rPr>
            <w:instrText xml:space="preserve"> CITATION Dun00 \l 1033 </w:instrText>
          </w:r>
          <w:r w:rsidR="00001F2A">
            <w:rPr>
              <w14:ligatures w14:val="standard"/>
            </w:rPr>
            <w:fldChar w:fldCharType="separate"/>
          </w:r>
          <w:r w:rsidR="00001F2A" w:rsidRPr="00001F2A">
            <w:rPr>
              <w:noProof/>
              <w14:ligatures w14:val="standard"/>
            </w:rPr>
            <w:t>(Dunlap, Van Liere, Mertig, &amp; Jones, 2000)</w:t>
          </w:r>
          <w:r w:rsidR="00001F2A">
            <w:rPr>
              <w14:ligatures w14:val="standard"/>
            </w:rPr>
            <w:fldChar w:fldCharType="end"/>
          </w:r>
        </w:sdtContent>
      </w:sdt>
      <w:r w:rsidR="00001F2A">
        <w:rPr>
          <w14:ligatures w14:val="standard"/>
        </w:rPr>
        <w:t xml:space="preserve"> could be used for that. </w:t>
      </w:r>
      <w:r w:rsidR="00195453">
        <w:rPr>
          <w14:ligatures w14:val="standard"/>
        </w:rPr>
        <w:t xml:space="preserve">The </w:t>
      </w:r>
      <w:r w:rsidR="00BD6A88">
        <w:rPr>
          <w14:ligatures w14:val="standard"/>
        </w:rPr>
        <w:t>15-question</w:t>
      </w:r>
      <w:r w:rsidR="00195453">
        <w:rPr>
          <w14:ligatures w14:val="standard"/>
        </w:rPr>
        <w:t xml:space="preserve"> questionnaire could be utilized before the session to assess where on the scale the participant lies at that moment in time. </w:t>
      </w:r>
      <w:r w:rsidR="00BD6A88">
        <w:rPr>
          <w14:ligatures w14:val="standard"/>
        </w:rPr>
        <w:t xml:space="preserve">After the session, either a couple days </w:t>
      </w:r>
      <w:r w:rsidR="006B3DC0">
        <w:rPr>
          <w14:ligatures w14:val="standard"/>
        </w:rPr>
        <w:t>and/</w:t>
      </w:r>
      <w:r w:rsidR="00BD6A88">
        <w:rPr>
          <w14:ligatures w14:val="standard"/>
        </w:rPr>
        <w:t>or several weeks/months later</w:t>
      </w:r>
      <w:r w:rsidR="006B3DC0">
        <w:rPr>
          <w14:ligatures w14:val="standard"/>
        </w:rPr>
        <w:t>, the players could be given the questionnaire again to</w:t>
      </w:r>
      <w:r w:rsidR="00B14F71">
        <w:rPr>
          <w14:ligatures w14:val="standard"/>
        </w:rPr>
        <w:t xml:space="preserve"> assess where they stand after a certain amount of time. This way, assessing </w:t>
      </w:r>
      <w:r w:rsidR="00AA6913">
        <w:rPr>
          <w14:ligatures w14:val="standard"/>
        </w:rPr>
        <w:t>if there was lasting impact on the behavior of the individuals is possible.</w:t>
      </w:r>
      <w:r w:rsidR="007922F6">
        <w:rPr>
          <w14:ligatures w14:val="standard"/>
        </w:rPr>
        <w:t xml:space="preserve"> </w:t>
      </w:r>
    </w:p>
    <w:p w14:paraId="48DE13EB" w14:textId="5312756D" w:rsidR="001D5AC6" w:rsidRDefault="001D5AC6" w:rsidP="0B09399B">
      <w:pPr>
        <w:pStyle w:val="RefFormatPara"/>
        <w:rPr>
          <w14:ligatures w14:val="standard"/>
        </w:rPr>
      </w:pPr>
      <w:r>
        <w:rPr>
          <w14:ligatures w14:val="standard"/>
        </w:rPr>
        <w:t>To summarize, future testing sessions should be conducted like the following:</w:t>
      </w:r>
    </w:p>
    <w:p w14:paraId="5EC83199" w14:textId="05A40F16" w:rsidR="001D5AC6" w:rsidRPr="00CC2415" w:rsidRDefault="001D5AC6" w:rsidP="001D5AC6">
      <w:pPr>
        <w:pStyle w:val="RefFormatPara"/>
        <w:numPr>
          <w:ilvl w:val="0"/>
          <w:numId w:val="39"/>
        </w:numPr>
      </w:pPr>
      <w:r>
        <w:t>Give participants t</w:t>
      </w:r>
      <w:r w:rsidR="00CC2415">
        <w:t xml:space="preserve">he </w:t>
      </w:r>
      <w:r w:rsidR="00CC2415">
        <w:rPr>
          <w14:ligatures w14:val="standard"/>
        </w:rPr>
        <w:t xml:space="preserve">New Ecological Paradigm Scale questionnaire to fill </w:t>
      </w:r>
      <w:r w:rsidR="000A2845">
        <w:rPr>
          <w14:ligatures w14:val="standard"/>
        </w:rPr>
        <w:t>out.</w:t>
      </w:r>
    </w:p>
    <w:p w14:paraId="645B88FE" w14:textId="1308DA9B" w:rsidR="00CC2415" w:rsidRPr="000A2845" w:rsidRDefault="00CC2415" w:rsidP="001D5AC6">
      <w:pPr>
        <w:pStyle w:val="RefFormatPara"/>
        <w:numPr>
          <w:ilvl w:val="0"/>
          <w:numId w:val="39"/>
        </w:numPr>
      </w:pPr>
      <w:r>
        <w:rPr>
          <w14:ligatures w14:val="standard"/>
        </w:rPr>
        <w:t xml:space="preserve">Have the participants play through the </w:t>
      </w:r>
      <w:r w:rsidR="000A2845">
        <w:rPr>
          <w14:ligatures w14:val="standard"/>
        </w:rPr>
        <w:t>game solo (with a researcher watching</w:t>
      </w:r>
      <w:r w:rsidR="00660417">
        <w:rPr>
          <w14:ligatures w14:val="standard"/>
        </w:rPr>
        <w:t xml:space="preserve"> and noting</w:t>
      </w:r>
      <w:r w:rsidR="001D2EFE">
        <w:rPr>
          <w14:ligatures w14:val="standard"/>
        </w:rPr>
        <w:t xml:space="preserve"> important observations</w:t>
      </w:r>
      <w:r w:rsidR="000A2845">
        <w:rPr>
          <w14:ligatures w14:val="standard"/>
        </w:rPr>
        <w:t>).</w:t>
      </w:r>
    </w:p>
    <w:p w14:paraId="5CCEA101" w14:textId="6E6EBD17" w:rsidR="000A2845" w:rsidRDefault="000A2845" w:rsidP="001D5AC6">
      <w:pPr>
        <w:pStyle w:val="RefFormatPara"/>
        <w:numPr>
          <w:ilvl w:val="0"/>
          <w:numId w:val="39"/>
        </w:numPr>
      </w:pPr>
      <w:r>
        <w:t xml:space="preserve">After playthrough, </w:t>
      </w:r>
      <w:r w:rsidR="00237ECE">
        <w:t>help players describe and relive the experience in an objective fashion.</w:t>
      </w:r>
    </w:p>
    <w:p w14:paraId="3C178C50" w14:textId="782180C1" w:rsidR="00237ECE" w:rsidRDefault="00237ECE" w:rsidP="001D5AC6">
      <w:pPr>
        <w:pStyle w:val="RefFormatPara"/>
        <w:numPr>
          <w:ilvl w:val="0"/>
          <w:numId w:val="39"/>
        </w:numPr>
      </w:pPr>
      <w:r>
        <w:t>Help them identify feelings (positive and negative) and</w:t>
      </w:r>
      <w:r w:rsidR="00B004F4">
        <w:t xml:space="preserve"> how they relate to the experience.</w:t>
      </w:r>
    </w:p>
    <w:p w14:paraId="1735C6A7" w14:textId="5F7507CC" w:rsidR="00B004F4" w:rsidRDefault="00B23193" w:rsidP="00B004F4">
      <w:pPr>
        <w:pStyle w:val="RefFormatPara"/>
        <w:numPr>
          <w:ilvl w:val="0"/>
          <w:numId w:val="39"/>
        </w:numPr>
      </w:pPr>
      <w:r>
        <w:t>Have a g</w:t>
      </w:r>
      <w:r w:rsidR="00B004F4">
        <w:t>roup discussion at the end to help players re-evaluate the game.</w:t>
      </w:r>
    </w:p>
    <w:p w14:paraId="2DEF0F0B" w14:textId="2175BD62" w:rsidR="00E53C1A" w:rsidRPr="00B23193" w:rsidRDefault="00B004F4" w:rsidP="00E53C1A">
      <w:pPr>
        <w:pStyle w:val="RefFormatPara"/>
        <w:numPr>
          <w:ilvl w:val="0"/>
          <w:numId w:val="39"/>
        </w:numPr>
      </w:pPr>
      <w:r>
        <w:t>After some time, give them the N</w:t>
      </w:r>
      <w:r w:rsidRPr="00B004F4">
        <w:rPr>
          <w14:ligatures w14:val="standard"/>
        </w:rPr>
        <w:t>ew Ecological Paradigm Scale questionnaire again to assess long-term changes.</w:t>
      </w:r>
    </w:p>
    <w:p w14:paraId="11FD894F" w14:textId="77777777" w:rsidR="00943022" w:rsidRDefault="00943022" w:rsidP="009A0D78">
      <w:pPr>
        <w:pStyle w:val="RefFormatPara"/>
        <w:jc w:val="left"/>
        <w:rPr>
          <w:rFonts w:eastAsia="Times New Roman" w:cs="Linux Libertine"/>
          <w:b/>
          <w:sz w:val="22"/>
          <w:szCs w:val="20"/>
          <w:lang w:val="de-DE"/>
        </w:rPr>
      </w:pPr>
    </w:p>
    <w:p w14:paraId="24BC33B3" w14:textId="77777777" w:rsidR="00CD72E1" w:rsidRDefault="00CD72E1" w:rsidP="009A0D78">
      <w:pPr>
        <w:pStyle w:val="RefFormatPara"/>
        <w:jc w:val="left"/>
        <w:rPr>
          <w:rFonts w:eastAsia="Times New Roman" w:cs="Linux Libertine"/>
          <w:b/>
          <w:sz w:val="22"/>
          <w:szCs w:val="20"/>
          <w:lang w:val="de-DE"/>
        </w:rPr>
      </w:pPr>
    </w:p>
    <w:p w14:paraId="34574022" w14:textId="21877D8C" w:rsidR="007B1081" w:rsidRPr="00D7752A" w:rsidRDefault="00F4210F" w:rsidP="009A0D78">
      <w:pPr>
        <w:pStyle w:val="RefFormatPara"/>
        <w:jc w:val="left"/>
        <w:rPr>
          <w:lang w:val="de-DE"/>
          <w14:ligatures w14:val="standard"/>
        </w:rPr>
      </w:pPr>
      <w:r>
        <w:rPr>
          <w:noProof/>
          <w:szCs w:val="24"/>
        </w:rPr>
        <w:drawing>
          <wp:anchor distT="0" distB="0" distL="114300" distR="114300" simplePos="0" relativeHeight="251658241" behindDoc="1" locked="0" layoutInCell="1" allowOverlap="1" wp14:anchorId="0CEE5779" wp14:editId="317A3ABA">
            <wp:simplePos x="0" y="0"/>
            <wp:positionH relativeFrom="column">
              <wp:posOffset>74168</wp:posOffset>
            </wp:positionH>
            <wp:positionV relativeFrom="paragraph">
              <wp:posOffset>1397508</wp:posOffset>
            </wp:positionV>
            <wp:extent cx="1250899" cy="516047"/>
            <wp:effectExtent l="0" t="0" r="6985" b="0"/>
            <wp:wrapNone/>
            <wp:docPr id="6" name="Picture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0899" cy="516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01B" w:rsidRPr="00C421F4">
        <w:rPr>
          <w:rFonts w:eastAsia="Times New Roman" w:cs="Linux Libertine"/>
          <w:b/>
          <w:sz w:val="22"/>
          <w:szCs w:val="20"/>
          <w:lang w:val="de-DE"/>
        </w:rPr>
        <w:t xml:space="preserve">Declaration </w:t>
      </w:r>
      <w:proofErr w:type="spellStart"/>
      <w:r w:rsidR="0044601B" w:rsidRPr="00C421F4">
        <w:rPr>
          <w:rFonts w:eastAsia="Times New Roman" w:cs="Linux Libertine"/>
          <w:b/>
          <w:sz w:val="22"/>
          <w:szCs w:val="20"/>
          <w:lang w:val="de-DE"/>
        </w:rPr>
        <w:t>of</w:t>
      </w:r>
      <w:proofErr w:type="spellEnd"/>
      <w:r w:rsidR="0044601B" w:rsidRPr="00C421F4">
        <w:rPr>
          <w:rFonts w:eastAsia="Times New Roman" w:cs="Linux Libertine"/>
          <w:b/>
          <w:sz w:val="22"/>
          <w:szCs w:val="20"/>
          <w:lang w:val="de-DE"/>
        </w:rPr>
        <w:t xml:space="preserve"> Academic Integrity</w:t>
      </w:r>
      <w:r w:rsidR="0044601B" w:rsidRPr="0044601B">
        <w:rPr>
          <w:rFonts w:ascii="Open Sans" w:hAnsi="Open Sans" w:cs="Open Sans"/>
          <w:color w:val="000000"/>
          <w:sz w:val="21"/>
          <w:szCs w:val="21"/>
          <w:lang w:val="de-DE"/>
        </w:rPr>
        <w:br/>
      </w:r>
      <w:r w:rsidR="0044601B" w:rsidRPr="00C421F4">
        <w:rPr>
          <w:lang w:val="de-DE"/>
          <w14:ligatures w14:val="standard"/>
        </w:rPr>
        <w:t>Ich versichere, dass ich die Arbeit ohne fremde Hilfe und</w:t>
      </w:r>
      <w:r w:rsidR="0044601B" w:rsidRPr="00C421F4">
        <w:rPr>
          <w:lang w:val="de-DE"/>
          <w14:ligatures w14:val="standard"/>
        </w:rPr>
        <w:br/>
        <w:t>ohne Benutzung anderer als der angegebenen Quellen</w:t>
      </w:r>
      <w:r w:rsidR="0044601B" w:rsidRPr="00C421F4">
        <w:rPr>
          <w:lang w:val="de-DE"/>
          <w14:ligatures w14:val="standard"/>
        </w:rPr>
        <w:br/>
        <w:t>angefertigt habe und dass die Arbeit in gleicher oder</w:t>
      </w:r>
      <w:r w:rsidR="0044601B" w:rsidRPr="00C421F4">
        <w:rPr>
          <w:lang w:val="de-DE"/>
          <w14:ligatures w14:val="standard"/>
        </w:rPr>
        <w:br/>
        <w:t>ähnlicher Form noch keiner anderen Prüfungsbehörde</w:t>
      </w:r>
      <w:r w:rsidR="0044601B" w:rsidRPr="00C421F4">
        <w:rPr>
          <w:lang w:val="de-DE"/>
          <w14:ligatures w14:val="standard"/>
        </w:rPr>
        <w:br/>
        <w:t>vorgelegen hat und von dieser als Teil einer</w:t>
      </w:r>
      <w:r w:rsidR="0044601B" w:rsidRPr="00C421F4">
        <w:rPr>
          <w:lang w:val="de-DE"/>
          <w14:ligatures w14:val="standard"/>
        </w:rPr>
        <w:br/>
        <w:t xml:space="preserve">Prüfungsleistung angenommen wurde. </w:t>
      </w:r>
      <w:r w:rsidR="0044601B" w:rsidRPr="00D7752A">
        <w:rPr>
          <w:lang w:val="de-DE"/>
          <w14:ligatures w14:val="standard"/>
        </w:rPr>
        <w:t>Alle Ausführungen, die</w:t>
      </w:r>
      <w:r w:rsidR="0044601B" w:rsidRPr="00D7752A">
        <w:rPr>
          <w:lang w:val="de-DE"/>
          <w14:ligatures w14:val="standard"/>
        </w:rPr>
        <w:br/>
        <w:t>wörtlich oder sinngemäß übernommen wurden, sind als</w:t>
      </w:r>
      <w:r w:rsidR="0044601B" w:rsidRPr="00D7752A">
        <w:rPr>
          <w:lang w:val="de-DE"/>
          <w14:ligatures w14:val="standard"/>
        </w:rPr>
        <w:br/>
        <w:t>solche gekennzeichnet. Auf den Einsatz von Diensten zur</w:t>
      </w:r>
      <w:r w:rsidR="0044601B" w:rsidRPr="00D7752A">
        <w:rPr>
          <w:lang w:val="de-DE"/>
          <w14:ligatures w14:val="standard"/>
        </w:rPr>
        <w:br/>
        <w:t>Generierung von Texten mit der Hilfe künstlicher</w:t>
      </w:r>
      <w:r w:rsidR="0044601B" w:rsidRPr="00D7752A">
        <w:rPr>
          <w:lang w:val="de-DE"/>
          <w14:ligatures w14:val="standard"/>
        </w:rPr>
        <w:br/>
        <w:t>Intelligenz wurde verzichtet.</w:t>
      </w:r>
    </w:p>
    <w:p w14:paraId="3C8EB241" w14:textId="642D2E54" w:rsidR="007B1081" w:rsidRPr="00D7752A" w:rsidRDefault="0044601B" w:rsidP="009A0D78">
      <w:pPr>
        <w:pStyle w:val="RefFormatPara"/>
        <w:jc w:val="left"/>
        <w:rPr>
          <w:lang w:val="de-DE"/>
          <w14:ligatures w14:val="standard"/>
        </w:rPr>
      </w:pPr>
      <w:r w:rsidRPr="00D7752A">
        <w:rPr>
          <w:lang w:val="de-DE"/>
          <w14:ligatures w14:val="standard"/>
        </w:rPr>
        <w:br/>
      </w:r>
    </w:p>
    <w:p w14:paraId="12FC71CA" w14:textId="235BE3EF" w:rsidR="007B1081" w:rsidRDefault="00716B11" w:rsidP="009A0D78">
      <w:pPr>
        <w:pStyle w:val="RefFormatPara"/>
        <w:jc w:val="left"/>
        <w:rPr>
          <w:lang w:val="de-DE"/>
          <w14:ligatures w14:val="standard"/>
        </w:rPr>
      </w:pPr>
      <w:r>
        <w:rPr>
          <w:noProof/>
          <w:lang w:val="de-DE"/>
          <w14:ligatures w14:val="standard"/>
        </w:rPr>
        <w:drawing>
          <wp:anchor distT="0" distB="0" distL="114300" distR="114300" simplePos="0" relativeHeight="251658242" behindDoc="1" locked="0" layoutInCell="1" allowOverlap="1" wp14:anchorId="6E727627" wp14:editId="3B3AF406">
            <wp:simplePos x="0" y="0"/>
            <wp:positionH relativeFrom="column">
              <wp:posOffset>3175</wp:posOffset>
            </wp:positionH>
            <wp:positionV relativeFrom="paragraph">
              <wp:posOffset>238608</wp:posOffset>
            </wp:positionV>
            <wp:extent cx="1357630" cy="2622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7630" cy="262255"/>
                    </a:xfrm>
                    <a:prstGeom prst="rect">
                      <a:avLst/>
                    </a:prstGeom>
                    <a:noFill/>
                    <a:ln>
                      <a:noFill/>
                    </a:ln>
                  </pic:spPr>
                </pic:pic>
              </a:graphicData>
            </a:graphic>
          </wp:anchor>
        </w:drawing>
      </w:r>
      <w:r w:rsidR="007B1081" w:rsidRPr="00807D6E">
        <w:rPr>
          <w:lang w:val="de-DE"/>
          <w14:ligatures w14:val="standard"/>
        </w:rPr>
        <w:t>____________________________</w:t>
      </w:r>
      <w:r w:rsidR="007B1081" w:rsidRPr="00807D6E">
        <w:rPr>
          <w:lang w:val="de-DE"/>
          <w14:ligatures w14:val="standard"/>
        </w:rPr>
        <w:br/>
        <w:t>Jonathan Denzler</w:t>
      </w:r>
      <w:r w:rsidR="0006799C">
        <w:rPr>
          <w:lang w:val="de-DE"/>
          <w14:ligatures w14:val="standard"/>
        </w:rPr>
        <w:t>,</w:t>
      </w:r>
      <w:r w:rsidR="007B1081" w:rsidRPr="00807D6E">
        <w:rPr>
          <w:lang w:val="de-DE"/>
          <w14:ligatures w14:val="standard"/>
        </w:rPr>
        <w:t xml:space="preserve"> Erlangen, 2023-</w:t>
      </w:r>
      <w:r w:rsidR="007B1081">
        <w:rPr>
          <w:lang w:val="de-DE"/>
          <w14:ligatures w14:val="standard"/>
        </w:rPr>
        <w:t>02</w:t>
      </w:r>
      <w:r w:rsidR="007B1081" w:rsidRPr="00807D6E">
        <w:rPr>
          <w:lang w:val="de-DE"/>
          <w14:ligatures w14:val="standard"/>
        </w:rPr>
        <w:t>-</w:t>
      </w:r>
      <w:r w:rsidR="007B1081">
        <w:rPr>
          <w:lang w:val="de-DE"/>
          <w14:ligatures w14:val="standard"/>
        </w:rPr>
        <w:t>26</w:t>
      </w:r>
    </w:p>
    <w:p w14:paraId="7CA70B44" w14:textId="17441993" w:rsidR="00807D6E" w:rsidRDefault="00A85C31" w:rsidP="009A0D78">
      <w:pPr>
        <w:pStyle w:val="RefFormatPara"/>
        <w:jc w:val="left"/>
        <w:rPr>
          <w:lang w:val="de-DE"/>
          <w14:ligatures w14:val="standard"/>
        </w:rPr>
      </w:pPr>
      <w:r>
        <w:rPr>
          <w:noProof/>
        </w:rPr>
        <w:drawing>
          <wp:anchor distT="0" distB="0" distL="114300" distR="114300" simplePos="0" relativeHeight="251658240" behindDoc="1" locked="0" layoutInCell="1" allowOverlap="1" wp14:anchorId="5A21480D" wp14:editId="3775E726">
            <wp:simplePos x="0" y="0"/>
            <wp:positionH relativeFrom="column">
              <wp:posOffset>220658</wp:posOffset>
            </wp:positionH>
            <wp:positionV relativeFrom="paragraph">
              <wp:posOffset>235310</wp:posOffset>
            </wp:positionV>
            <wp:extent cx="1024255" cy="762000"/>
            <wp:effectExtent l="133350" t="228600" r="137795" b="228600"/>
            <wp:wrapNone/>
            <wp:docPr id="1987193430" name="Picture 198719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rot="2152257">
                      <a:off x="0" y="0"/>
                      <a:ext cx="1024255" cy="762000"/>
                    </a:xfrm>
                    <a:prstGeom prst="rect">
                      <a:avLst/>
                    </a:prstGeom>
                  </pic:spPr>
                </pic:pic>
              </a:graphicData>
            </a:graphic>
          </wp:anchor>
        </w:drawing>
      </w:r>
      <w:r w:rsidR="0044601B" w:rsidRPr="007B1081">
        <w:rPr>
          <w:lang w:val="de-DE"/>
          <w14:ligatures w14:val="standard"/>
        </w:rPr>
        <w:br/>
      </w:r>
      <w:r w:rsidR="0044601B" w:rsidRPr="00807D6E">
        <w:rPr>
          <w:lang w:val="de-DE"/>
          <w14:ligatures w14:val="standard"/>
        </w:rPr>
        <w:t>____________________________</w:t>
      </w:r>
      <w:r w:rsidR="0044601B" w:rsidRPr="00807D6E">
        <w:rPr>
          <w:lang w:val="de-DE"/>
          <w14:ligatures w14:val="standard"/>
        </w:rPr>
        <w:br/>
      </w:r>
      <w:r w:rsidR="00807D6E" w:rsidRPr="00807D6E">
        <w:rPr>
          <w:lang w:val="de-DE"/>
          <w14:ligatures w14:val="standard"/>
        </w:rPr>
        <w:t>Florian Enders</w:t>
      </w:r>
      <w:r w:rsidR="0006799C">
        <w:rPr>
          <w:lang w:val="de-DE"/>
          <w14:ligatures w14:val="standard"/>
        </w:rPr>
        <w:t>,</w:t>
      </w:r>
      <w:r w:rsidR="0044601B" w:rsidRPr="00807D6E">
        <w:rPr>
          <w:lang w:val="de-DE"/>
          <w14:ligatures w14:val="standard"/>
        </w:rPr>
        <w:t xml:space="preserve"> </w:t>
      </w:r>
      <w:r w:rsidR="00807D6E" w:rsidRPr="00807D6E">
        <w:rPr>
          <w:lang w:val="de-DE"/>
          <w14:ligatures w14:val="standard"/>
        </w:rPr>
        <w:t>Erlangen</w:t>
      </w:r>
      <w:r w:rsidR="0044601B" w:rsidRPr="00807D6E">
        <w:rPr>
          <w:lang w:val="de-DE"/>
          <w14:ligatures w14:val="standard"/>
        </w:rPr>
        <w:t xml:space="preserve">, </w:t>
      </w:r>
      <w:r w:rsidR="00807D6E" w:rsidRPr="00807D6E">
        <w:rPr>
          <w:lang w:val="de-DE"/>
          <w14:ligatures w14:val="standard"/>
        </w:rPr>
        <w:t>2023</w:t>
      </w:r>
      <w:r w:rsidR="0044601B" w:rsidRPr="00807D6E">
        <w:rPr>
          <w:lang w:val="de-DE"/>
          <w14:ligatures w14:val="standard"/>
        </w:rPr>
        <w:t>-</w:t>
      </w:r>
      <w:r w:rsidR="00807D6E">
        <w:rPr>
          <w:lang w:val="de-DE"/>
          <w14:ligatures w14:val="standard"/>
        </w:rPr>
        <w:t>02</w:t>
      </w:r>
      <w:r w:rsidR="0044601B" w:rsidRPr="00807D6E">
        <w:rPr>
          <w:lang w:val="de-DE"/>
          <w14:ligatures w14:val="standard"/>
        </w:rPr>
        <w:t>-</w:t>
      </w:r>
      <w:r w:rsidR="00807D6E">
        <w:rPr>
          <w:lang w:val="de-DE"/>
          <w14:ligatures w14:val="standard"/>
        </w:rPr>
        <w:t>26</w:t>
      </w:r>
    </w:p>
    <w:p w14:paraId="7E2F323F" w14:textId="051AEBB1" w:rsidR="00A85C31" w:rsidRDefault="00A85C31" w:rsidP="009A0D78">
      <w:pPr>
        <w:pStyle w:val="RefFormatPara"/>
        <w:jc w:val="left"/>
        <w:rPr>
          <w:lang w:val="de-DE"/>
          <w14:ligatures w14:val="standard"/>
        </w:rPr>
      </w:pPr>
    </w:p>
    <w:p w14:paraId="499E3910" w14:textId="2A95D666" w:rsidR="00807D6E" w:rsidRPr="00D7752A" w:rsidRDefault="0044601B" w:rsidP="009A0D78">
      <w:pPr>
        <w:pStyle w:val="RefFormatPara"/>
        <w:jc w:val="left"/>
        <w:rPr>
          <w14:ligatures w14:val="standard"/>
        </w:rPr>
      </w:pPr>
      <w:r w:rsidRPr="0011531B">
        <w:rPr>
          <w14:ligatures w14:val="standard"/>
        </w:rPr>
        <w:br/>
      </w:r>
      <w:r w:rsidRPr="00D7752A">
        <w:rPr>
          <w14:ligatures w14:val="standard"/>
        </w:rPr>
        <w:t>____________________________</w:t>
      </w:r>
      <w:r w:rsidRPr="00D7752A">
        <w:rPr>
          <w14:ligatures w14:val="standard"/>
        </w:rPr>
        <w:br/>
      </w:r>
      <w:r w:rsidR="00807D6E" w:rsidRPr="00D7752A">
        <w:rPr>
          <w14:ligatures w14:val="standard"/>
        </w:rPr>
        <w:t>Samarth Kumar</w:t>
      </w:r>
      <w:r w:rsidR="0006799C">
        <w:rPr>
          <w14:ligatures w14:val="standard"/>
        </w:rPr>
        <w:t>,</w:t>
      </w:r>
      <w:r w:rsidRPr="00D7752A">
        <w:rPr>
          <w14:ligatures w14:val="standard"/>
        </w:rPr>
        <w:t xml:space="preserve"> </w:t>
      </w:r>
      <w:r w:rsidR="00807D6E" w:rsidRPr="00D7752A">
        <w:rPr>
          <w14:ligatures w14:val="standard"/>
        </w:rPr>
        <w:t>Erlangen</w:t>
      </w:r>
      <w:r w:rsidRPr="00D7752A">
        <w:rPr>
          <w14:ligatures w14:val="standard"/>
        </w:rPr>
        <w:t xml:space="preserve">, </w:t>
      </w:r>
      <w:r w:rsidR="00807D6E" w:rsidRPr="00D7752A">
        <w:rPr>
          <w14:ligatures w14:val="standard"/>
        </w:rPr>
        <w:t>2023-02-26</w:t>
      </w:r>
    </w:p>
    <w:p w14:paraId="26689D80" w14:textId="2BD8D184" w:rsidR="0044601B" w:rsidRPr="00D7752A" w:rsidRDefault="0044601B" w:rsidP="009A0D78">
      <w:pPr>
        <w:pStyle w:val="RefFormatPara"/>
        <w:jc w:val="left"/>
        <w:rPr>
          <w14:ligatures w14:val="standard"/>
        </w:rPr>
      </w:pPr>
      <w:r w:rsidRPr="00D7752A">
        <w:rPr>
          <w14:ligatures w14:val="standard"/>
        </w:rPr>
        <w:br/>
      </w:r>
    </w:p>
    <w:p w14:paraId="7797E7DE" w14:textId="77777777" w:rsidR="0007392C" w:rsidRPr="00586A35" w:rsidRDefault="00AA5BF1" w:rsidP="00AA5BF1">
      <w:pPr>
        <w:pStyle w:val="ReferenceHead"/>
        <w:rPr>
          <w14:ligatures w14:val="standard"/>
        </w:rPr>
      </w:pPr>
      <w:r w:rsidRPr="00586A35">
        <w:rPr>
          <w14:ligatures w14:val="standard"/>
        </w:rPr>
        <w:t>REFERENCES</w:t>
      </w:r>
    </w:p>
    <w:p w14:paraId="62A28196" w14:textId="4F8C7711" w:rsidR="00732D22" w:rsidRPr="00586A35" w:rsidRDefault="00732D22" w:rsidP="00D341FA">
      <w:pPr>
        <w:pStyle w:val="Bibentry"/>
        <w:rPr>
          <w14:ligatures w14:val="standard"/>
        </w:rPr>
      </w:pPr>
    </w:p>
    <w:p w14:paraId="2389AF57" w14:textId="77777777" w:rsidR="00D60418" w:rsidRDefault="00BC58B8" w:rsidP="00D60418">
      <w:pPr>
        <w:pStyle w:val="Bibliography"/>
        <w:ind w:left="720" w:hanging="720"/>
        <w:rPr>
          <w:noProof/>
          <w:sz w:val="24"/>
          <w:szCs w:val="24"/>
        </w:rPr>
      </w:pPr>
      <w:r>
        <w:rPr>
          <w:sz w:val="14"/>
          <w:szCs w:val="14"/>
          <w14:ligatures w14:val="standard"/>
        </w:rPr>
        <w:fldChar w:fldCharType="begin"/>
      </w:r>
      <w:r>
        <w:rPr>
          <w:sz w:val="14"/>
          <w:szCs w:val="14"/>
          <w14:ligatures w14:val="standard"/>
        </w:rPr>
        <w:instrText xml:space="preserve"> BIBLIOGRAPHY  \l 1033 </w:instrText>
      </w:r>
      <w:r>
        <w:rPr>
          <w:sz w:val="14"/>
          <w:szCs w:val="14"/>
          <w14:ligatures w14:val="standard"/>
        </w:rPr>
        <w:fldChar w:fldCharType="separate"/>
      </w:r>
      <w:r w:rsidR="00D60418">
        <w:rPr>
          <w:noProof/>
        </w:rPr>
        <w:t xml:space="preserve">Boud, D., Keogh, R., &amp; Walker, D. (1985). Promoting Reflection in Learning: a Model. In D. Boud, R. Keogh, &amp; D. Walker, </w:t>
      </w:r>
      <w:r w:rsidR="00D60418">
        <w:rPr>
          <w:i/>
          <w:iCs/>
          <w:noProof/>
        </w:rPr>
        <w:t>Reflection: turning experience into learning</w:t>
      </w:r>
      <w:r w:rsidR="00D60418">
        <w:rPr>
          <w:noProof/>
        </w:rPr>
        <w:t xml:space="preserve"> (pp. 18-40). London: Routledge.</w:t>
      </w:r>
    </w:p>
    <w:p w14:paraId="74186D3A" w14:textId="77777777" w:rsidR="00D60418" w:rsidRPr="00D60418" w:rsidRDefault="00D60418" w:rsidP="00D60418">
      <w:pPr>
        <w:pStyle w:val="Bibliography"/>
        <w:ind w:left="720" w:hanging="720"/>
        <w:rPr>
          <w:noProof/>
          <w:lang w:val="de-DE"/>
        </w:rPr>
      </w:pPr>
      <w:r>
        <w:rPr>
          <w:noProof/>
        </w:rPr>
        <w:t xml:space="preserve">Colón-González, F., Sewe, a., Tompkins, A., Sjödin, H., Casallas, A., Rocklöv, J., . . . Lowe, R. (2021, July). Projecting the risk of mosquito-borne diseases in a warmer and more populated world: a multi-model, multi-scenario intercomparison modelling study. </w:t>
      </w:r>
      <w:r w:rsidRPr="00D60418">
        <w:rPr>
          <w:i/>
          <w:iCs/>
          <w:noProof/>
          <w:lang w:val="de-DE"/>
        </w:rPr>
        <w:t>The Lancet, 5</w:t>
      </w:r>
      <w:r w:rsidRPr="00D60418">
        <w:rPr>
          <w:noProof/>
          <w:lang w:val="de-DE"/>
        </w:rPr>
        <w:t>(7).</w:t>
      </w:r>
    </w:p>
    <w:p w14:paraId="682334FE" w14:textId="77777777" w:rsidR="00D60418" w:rsidRPr="00D60418" w:rsidRDefault="00D60418" w:rsidP="00D60418">
      <w:pPr>
        <w:pStyle w:val="Bibliography"/>
        <w:ind w:left="720" w:hanging="720"/>
        <w:rPr>
          <w:noProof/>
          <w:lang w:val="de-DE"/>
        </w:rPr>
      </w:pPr>
      <w:r w:rsidRPr="00D60418">
        <w:rPr>
          <w:noProof/>
          <w:lang w:val="de-DE"/>
        </w:rPr>
        <w:t xml:space="preserve">Dräger de Teran, T., &amp; Tilo, S. (2021). </w:t>
      </w:r>
      <w:r w:rsidRPr="00D60418">
        <w:rPr>
          <w:i/>
          <w:iCs/>
          <w:noProof/>
          <w:lang w:val="de-DE"/>
        </w:rPr>
        <w:t>Klimaschutz, landwirtschaftliche Fläche und natürliche Lebensräume.</w:t>
      </w:r>
      <w:r w:rsidRPr="00D60418">
        <w:rPr>
          <w:noProof/>
          <w:lang w:val="de-DE"/>
        </w:rPr>
        <w:t xml:space="preserve"> Berlin: WWF Deutschland.</w:t>
      </w:r>
    </w:p>
    <w:p w14:paraId="29B4D5E8" w14:textId="77777777" w:rsidR="00D60418" w:rsidRDefault="00D60418" w:rsidP="00D60418">
      <w:pPr>
        <w:pStyle w:val="Bibliography"/>
        <w:ind w:left="720" w:hanging="720"/>
        <w:rPr>
          <w:noProof/>
        </w:rPr>
      </w:pPr>
      <w:r w:rsidRPr="00D60418">
        <w:rPr>
          <w:noProof/>
          <w:lang w:val="de-DE"/>
        </w:rPr>
        <w:t xml:space="preserve">Dunlap, R. E., Van Liere, K. D., Mertig, A. G., &amp; Jones, J. o. (2000). </w:t>
      </w:r>
      <w:r>
        <w:rPr>
          <w:noProof/>
        </w:rPr>
        <w:t xml:space="preserve">New Trends in Measuring Environmental Attitudes: Measuring Endorsement of the New Ecological Paradigm: A Revised NEP Scale. </w:t>
      </w:r>
      <w:r>
        <w:rPr>
          <w:i/>
          <w:iCs/>
          <w:noProof/>
        </w:rPr>
        <w:t>Journal of Social Issues</w:t>
      </w:r>
      <w:r>
        <w:rPr>
          <w:noProof/>
        </w:rPr>
        <w:t>, 425-442.</w:t>
      </w:r>
    </w:p>
    <w:p w14:paraId="197EF2C3" w14:textId="77777777" w:rsidR="00D60418" w:rsidRDefault="00D60418" w:rsidP="00D60418">
      <w:pPr>
        <w:pStyle w:val="Bibliography"/>
        <w:ind w:left="720" w:hanging="720"/>
        <w:rPr>
          <w:noProof/>
        </w:rPr>
      </w:pPr>
      <w:r>
        <w:rPr>
          <w:noProof/>
        </w:rPr>
        <w:t xml:space="preserve">Federal Statistical Office Germany. (2020a, September 4). </w:t>
      </w:r>
      <w:r>
        <w:rPr>
          <w:i/>
          <w:iCs/>
          <w:noProof/>
        </w:rPr>
        <w:t>Energy consumption of private households (temperature adjusted): destatis</w:t>
      </w:r>
      <w:r>
        <w:rPr>
          <w:noProof/>
        </w:rPr>
        <w:t>. Retrieved from destatis: https://www.destatis.de/EN/Themes/Society-Environment/Environment/Material-Energy-Flows/Tables/energy-consumption-households.html</w:t>
      </w:r>
    </w:p>
    <w:p w14:paraId="3633CF46" w14:textId="77777777" w:rsidR="00D60418" w:rsidRDefault="00D60418" w:rsidP="00D60418">
      <w:pPr>
        <w:pStyle w:val="Bibliography"/>
        <w:ind w:left="720" w:hanging="720"/>
        <w:rPr>
          <w:noProof/>
        </w:rPr>
      </w:pPr>
      <w:r>
        <w:rPr>
          <w:noProof/>
        </w:rPr>
        <w:t xml:space="preserve">Federal Statistical Office Germany. (2020b, December 18). </w:t>
      </w:r>
      <w:r>
        <w:rPr>
          <w:i/>
          <w:iCs/>
          <w:noProof/>
        </w:rPr>
        <w:t>Mileage and fuel consumption of private household's cars: destatis</w:t>
      </w:r>
      <w:r>
        <w:rPr>
          <w:noProof/>
        </w:rPr>
        <w:t>. Retrieved from destatis: https://www.destatis.de/EN/Themes/Society-Environment/Environment/Material-Energy-Flows/Tables/mileage-fuel-consumption.html</w:t>
      </w:r>
    </w:p>
    <w:p w14:paraId="7CA37F40" w14:textId="77777777" w:rsidR="00D60418" w:rsidRDefault="00D60418" w:rsidP="00D60418">
      <w:pPr>
        <w:pStyle w:val="Bibliography"/>
        <w:ind w:left="720" w:hanging="720"/>
        <w:rPr>
          <w:noProof/>
        </w:rPr>
      </w:pPr>
      <w:r>
        <w:rPr>
          <w:noProof/>
        </w:rPr>
        <w:t xml:space="preserve">Federal Statistical Office Germany. (2020c, September 4). </w:t>
      </w:r>
      <w:r>
        <w:rPr>
          <w:i/>
          <w:iCs/>
          <w:noProof/>
        </w:rPr>
        <w:t>Electricity consumption of private households by household size: destatis</w:t>
      </w:r>
      <w:r>
        <w:rPr>
          <w:noProof/>
        </w:rPr>
        <w:t>. Retrieved from destatis: https://www.destatis.de/EN/Themes/Society-Environment/Environment/Material-Energy-Flows/Tables/electricity-consumption-households.html</w:t>
      </w:r>
    </w:p>
    <w:p w14:paraId="2755BDC0" w14:textId="77777777" w:rsidR="00D60418" w:rsidRPr="00D60418" w:rsidRDefault="00D60418" w:rsidP="00D60418">
      <w:pPr>
        <w:pStyle w:val="Bibliography"/>
        <w:ind w:left="720" w:hanging="720"/>
        <w:rPr>
          <w:noProof/>
          <w:lang w:val="de-DE"/>
        </w:rPr>
      </w:pPr>
      <w:r>
        <w:rPr>
          <w:noProof/>
        </w:rPr>
        <w:t xml:space="preserve">Ouariachi, T., Li, C.-Y., &amp; Elving, W. J. (2020). Gamification Approaches for Education and Engagement on Pro-Environmental Behaviors: Searching for Best Practices. </w:t>
      </w:r>
      <w:r w:rsidRPr="00D60418">
        <w:rPr>
          <w:i/>
          <w:iCs/>
          <w:noProof/>
          <w:lang w:val="de-DE"/>
        </w:rPr>
        <w:t>Sustainability</w:t>
      </w:r>
      <w:r w:rsidRPr="00D60418">
        <w:rPr>
          <w:noProof/>
          <w:lang w:val="de-DE"/>
        </w:rPr>
        <w:t>, 4565-4579.</w:t>
      </w:r>
    </w:p>
    <w:p w14:paraId="1F5D4033" w14:textId="77777777" w:rsidR="00D60418" w:rsidRDefault="00D60418" w:rsidP="00D60418">
      <w:pPr>
        <w:pStyle w:val="Bibliography"/>
        <w:ind w:left="720" w:hanging="720"/>
        <w:rPr>
          <w:noProof/>
        </w:rPr>
      </w:pPr>
      <w:r w:rsidRPr="00D60418">
        <w:rPr>
          <w:noProof/>
          <w:lang w:val="de-DE"/>
        </w:rPr>
        <w:t xml:space="preserve">Rasmussen, D., Bittermann, K., Buchanan, M., Kulp, S., Strauss, B., Kopp, R., &amp; Oppenheimer, M. (2018). </w:t>
      </w:r>
      <w:r>
        <w:rPr>
          <w:noProof/>
        </w:rPr>
        <w:t xml:space="preserve">Extreme sea level implications of 1.5 °C, 2.0 °C,and 2.5 °C temperature stabilization targets in the21st and 22nd centuries. </w:t>
      </w:r>
      <w:r>
        <w:rPr>
          <w:i/>
          <w:iCs/>
          <w:noProof/>
        </w:rPr>
        <w:t>Environmental Research Letters, 13</w:t>
      </w:r>
      <w:r>
        <w:rPr>
          <w:noProof/>
        </w:rPr>
        <w:t>(3).</w:t>
      </w:r>
    </w:p>
    <w:p w14:paraId="5774A903" w14:textId="77777777" w:rsidR="00D60418" w:rsidRDefault="00D60418" w:rsidP="00D60418">
      <w:pPr>
        <w:pStyle w:val="Bibliography"/>
        <w:ind w:left="720" w:hanging="720"/>
        <w:rPr>
          <w:noProof/>
        </w:rPr>
      </w:pPr>
      <w:r>
        <w:rPr>
          <w:i/>
          <w:iCs/>
          <w:noProof/>
        </w:rPr>
        <w:t>Resonance Audio: Fundamental Concepts</w:t>
      </w:r>
      <w:r>
        <w:rPr>
          <w:noProof/>
        </w:rPr>
        <w:t>. (n.d.). Retrieved from Resonance Audio: https://resonance-audio.github.io/resonance-audio/discover/concepts#simulating-sound-waves-interacting-with-human-ears</w:t>
      </w:r>
    </w:p>
    <w:p w14:paraId="3184B2AE" w14:textId="77777777" w:rsidR="00D60418" w:rsidRPr="00D60418" w:rsidRDefault="00D60418" w:rsidP="00D60418">
      <w:pPr>
        <w:pStyle w:val="Bibliography"/>
        <w:ind w:left="720" w:hanging="720"/>
        <w:rPr>
          <w:noProof/>
        </w:rPr>
      </w:pPr>
      <w:r>
        <w:rPr>
          <w:noProof/>
        </w:rPr>
        <w:t xml:space="preserve">Schildknecht, M. (2020). </w:t>
      </w:r>
      <w:r>
        <w:rPr>
          <w:i/>
          <w:iCs/>
          <w:noProof/>
        </w:rPr>
        <w:t>CO2 -Fußabdruck Simulation mit Unity.</w:t>
      </w:r>
      <w:r>
        <w:rPr>
          <w:noProof/>
        </w:rPr>
        <w:t xml:space="preserve"> </w:t>
      </w:r>
    </w:p>
    <w:p w14:paraId="4AC787D7" w14:textId="77777777" w:rsidR="00D60418" w:rsidRDefault="00D60418" w:rsidP="00D60418">
      <w:pPr>
        <w:pStyle w:val="Bibliography"/>
        <w:ind w:left="720" w:hanging="720"/>
        <w:rPr>
          <w:noProof/>
        </w:rPr>
      </w:pPr>
      <w:r>
        <w:rPr>
          <w:noProof/>
        </w:rPr>
        <w:t xml:space="preserve">Trisos, C., Merow, C., &amp; Pigot, A. (2020). The projected timing of abrupt ecological disruption from climate change. </w:t>
      </w:r>
      <w:r>
        <w:rPr>
          <w:i/>
          <w:iCs/>
          <w:noProof/>
        </w:rPr>
        <w:t>Nature</w:t>
      </w:r>
      <w:r>
        <w:rPr>
          <w:noProof/>
        </w:rPr>
        <w:t>(580), 496-501.</w:t>
      </w:r>
    </w:p>
    <w:p w14:paraId="63B319A5" w14:textId="77777777" w:rsidR="00D60418" w:rsidRDefault="00D60418" w:rsidP="00D60418">
      <w:pPr>
        <w:pStyle w:val="Bibliography"/>
        <w:ind w:left="720" w:hanging="720"/>
        <w:rPr>
          <w:noProof/>
        </w:rPr>
      </w:pPr>
      <w:r>
        <w:rPr>
          <w:noProof/>
        </w:rPr>
        <w:t xml:space="preserve">Zickfeld, K., MacDougall, A., &amp; Matthews, H. (2016). On the proportionality between global temperature change and cumulative CO2 emissions during periods of net negative CO2 emissions. </w:t>
      </w:r>
      <w:r>
        <w:rPr>
          <w:i/>
          <w:iCs/>
          <w:noProof/>
        </w:rPr>
        <w:t>Environmental Research Letters, 11</w:t>
      </w:r>
      <w:r>
        <w:rPr>
          <w:noProof/>
        </w:rPr>
        <w:t>(5).</w:t>
      </w:r>
    </w:p>
    <w:p w14:paraId="625BD442" w14:textId="763D01B5" w:rsidR="00B0616A" w:rsidRDefault="00BC58B8" w:rsidP="00D60418">
      <w:pPr>
        <w:pStyle w:val="MetadataHead"/>
        <w:rPr>
          <w:color w:val="auto"/>
          <w:sz w:val="14"/>
          <w:szCs w:val="14"/>
          <w14:ligatures w14:val="standard"/>
        </w:rPr>
      </w:pPr>
      <w:r>
        <w:rPr>
          <w:color w:val="auto"/>
          <w:sz w:val="14"/>
          <w:szCs w:val="14"/>
          <w14:ligatures w14:val="standard"/>
        </w:rPr>
        <w:fldChar w:fldCharType="end"/>
      </w:r>
      <w:r w:rsidR="00C14A4F" w:rsidRPr="00C14A4F">
        <w:rPr>
          <w:vanish/>
          <w:color w:val="auto"/>
          <w:sz w:val="14"/>
          <w:szCs w:val="14"/>
          <w14:ligatures w14:val="standard"/>
        </w:rPr>
        <w:t>Conference Name:ACM Woodstock conference</w:t>
      </w:r>
    </w:p>
    <w:p w14:paraId="4CDC8DA1" w14:textId="34295EC5" w:rsidR="00B0616A" w:rsidRDefault="00B0616A" w:rsidP="00B0616A">
      <w:pPr>
        <w:pStyle w:val="ReferenceHead"/>
        <w:rPr>
          <w14:ligatures w14:val="standard"/>
        </w:rPr>
      </w:pPr>
      <w:r>
        <w:rPr>
          <w14:ligatures w14:val="standard"/>
        </w:rPr>
        <w:t>APPENDIX</w:t>
      </w:r>
    </w:p>
    <w:p w14:paraId="545EC521" w14:textId="31F82BE1" w:rsidR="007952BC" w:rsidRDefault="007952BC" w:rsidP="007952BC">
      <w:pPr>
        <w:pStyle w:val="ReferenceHead"/>
        <w:rPr>
          <w:b w:val="0"/>
          <w:bCs/>
          <w:sz w:val="16"/>
          <w:szCs w:val="16"/>
          <w14:ligatures w14:val="standard"/>
        </w:rPr>
      </w:pPr>
      <w:r>
        <w:rPr>
          <w:b w:val="0"/>
          <w:bCs/>
          <w:sz w:val="16"/>
          <w:szCs w:val="16"/>
          <w14:ligatures w14:val="standard"/>
        </w:rPr>
        <w:t xml:space="preserve">Figure 1. </w:t>
      </w:r>
      <w:r w:rsidR="00835F62">
        <w:rPr>
          <w:b w:val="0"/>
          <w:bCs/>
          <w:sz w:val="16"/>
          <w:szCs w:val="16"/>
          <w14:ligatures w14:val="standard"/>
        </w:rPr>
        <w:t xml:space="preserve">Game attributes by </w:t>
      </w:r>
      <w:proofErr w:type="spellStart"/>
      <w:r w:rsidR="000D00B4" w:rsidRPr="000D00B4">
        <w:rPr>
          <w:b w:val="0"/>
          <w:bCs/>
          <w:sz w:val="16"/>
          <w:szCs w:val="16"/>
          <w14:ligatures w14:val="standard"/>
        </w:rPr>
        <w:t>Ouariachi</w:t>
      </w:r>
      <w:proofErr w:type="spellEnd"/>
      <w:r w:rsidR="000D00B4">
        <w:rPr>
          <w:b w:val="0"/>
          <w:bCs/>
          <w:sz w:val="16"/>
          <w:szCs w:val="16"/>
          <w14:ligatures w14:val="standard"/>
        </w:rPr>
        <w:t xml:space="preserve"> et al.</w:t>
      </w:r>
    </w:p>
    <w:p w14:paraId="11A0796B" w14:textId="0ECF5139" w:rsidR="007952BC" w:rsidRDefault="009A62AA" w:rsidP="00B0616A">
      <w:pPr>
        <w:pStyle w:val="ReferenceHead"/>
        <w:rPr>
          <w:b w:val="0"/>
          <w:bCs/>
          <w:sz w:val="16"/>
          <w:szCs w:val="16"/>
          <w14:ligatures w14:val="standard"/>
        </w:rPr>
      </w:pPr>
      <w:r>
        <w:t>​</w:t>
      </w:r>
      <w:r w:rsidRPr="009A62AA">
        <w:rPr>
          <w:noProof/>
        </w:rPr>
        <w:t xml:space="preserve"> </w:t>
      </w:r>
      <w:r w:rsidRPr="009A62AA">
        <w:rPr>
          <w:noProof/>
        </w:rPr>
        <w:drawing>
          <wp:inline distT="0" distB="0" distL="0" distR="0" wp14:anchorId="619D7046" wp14:editId="13929918">
            <wp:extent cx="2740972" cy="1910686"/>
            <wp:effectExtent l="0" t="0" r="2540" b="0"/>
            <wp:docPr id="4" name="Picture 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venn diagram&#10;&#10;Description automatically generated"/>
                    <pic:cNvPicPr/>
                  </pic:nvPicPr>
                  <pic:blipFill>
                    <a:blip r:embed="rId19"/>
                    <a:stretch>
                      <a:fillRect/>
                    </a:stretch>
                  </pic:blipFill>
                  <pic:spPr>
                    <a:xfrm>
                      <a:off x="0" y="0"/>
                      <a:ext cx="2750447" cy="1917291"/>
                    </a:xfrm>
                    <a:prstGeom prst="rect">
                      <a:avLst/>
                    </a:prstGeom>
                  </pic:spPr>
                </pic:pic>
              </a:graphicData>
            </a:graphic>
          </wp:inline>
        </w:drawing>
      </w:r>
      <w:r w:rsidRPr="009A62AA">
        <w:rPr>
          <w:rStyle w:val="ckewidgetwrapper"/>
        </w:rPr>
        <w:t xml:space="preserve"> </w:t>
      </w:r>
      <w:r>
        <w:rPr>
          <w:rStyle w:val="ckewidgetwrapper"/>
        </w:rPr>
        <w:t>​​​​​​​</w:t>
      </w:r>
      <w:r>
        <w:rPr>
          <w:bCs/>
          <w:noProof/>
          <w:sz w:val="16"/>
          <w:szCs w:val="16"/>
          <w14:ligatures w14:val="standard"/>
        </w:rPr>
        <w:drawing>
          <wp:inline distT="0" distB="0" distL="0" distR="0" wp14:anchorId="556A2734" wp14:editId="25B8245E">
            <wp:extent cx="143510" cy="143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Pr>
          <w:rStyle w:val="ckeimageresizer"/>
        </w:rPr>
        <w:t>​</w:t>
      </w:r>
      <w:r>
        <w:t>​</w:t>
      </w:r>
    </w:p>
    <w:p w14:paraId="2CA976C6" w14:textId="77777777" w:rsidR="003F0F8F" w:rsidRDefault="003F0F8F" w:rsidP="00B0616A">
      <w:pPr>
        <w:pStyle w:val="ReferenceHead"/>
        <w:rPr>
          <w:b w:val="0"/>
          <w:bCs/>
          <w:sz w:val="16"/>
          <w:szCs w:val="16"/>
          <w14:ligatures w14:val="standard"/>
        </w:rPr>
      </w:pPr>
    </w:p>
    <w:p w14:paraId="00750F05" w14:textId="77777777" w:rsidR="003F0F8F" w:rsidRDefault="003F0F8F" w:rsidP="00B0616A">
      <w:pPr>
        <w:pStyle w:val="ReferenceHead"/>
        <w:rPr>
          <w:b w:val="0"/>
          <w:bCs/>
          <w:sz w:val="16"/>
          <w:szCs w:val="16"/>
          <w14:ligatures w14:val="standard"/>
        </w:rPr>
      </w:pPr>
    </w:p>
    <w:p w14:paraId="64EC353B" w14:textId="77777777" w:rsidR="003F0F8F" w:rsidRDefault="003F0F8F" w:rsidP="00B0616A">
      <w:pPr>
        <w:pStyle w:val="ReferenceHead"/>
        <w:rPr>
          <w:b w:val="0"/>
          <w:bCs/>
          <w:sz w:val="16"/>
          <w:szCs w:val="16"/>
          <w14:ligatures w14:val="standard"/>
        </w:rPr>
      </w:pPr>
    </w:p>
    <w:p w14:paraId="589CA921" w14:textId="77777777" w:rsidR="003F0F8F" w:rsidRDefault="003F0F8F" w:rsidP="00B0616A">
      <w:pPr>
        <w:pStyle w:val="ReferenceHead"/>
        <w:rPr>
          <w:b w:val="0"/>
          <w:bCs/>
          <w:sz w:val="16"/>
          <w:szCs w:val="16"/>
          <w14:ligatures w14:val="standard"/>
        </w:rPr>
      </w:pPr>
    </w:p>
    <w:p w14:paraId="6A5F6618" w14:textId="77777777" w:rsidR="003F0F8F" w:rsidRDefault="003F0F8F" w:rsidP="00B0616A">
      <w:pPr>
        <w:pStyle w:val="ReferenceHead"/>
        <w:rPr>
          <w:b w:val="0"/>
          <w:bCs/>
          <w:sz w:val="16"/>
          <w:szCs w:val="16"/>
          <w14:ligatures w14:val="standard"/>
        </w:rPr>
      </w:pPr>
    </w:p>
    <w:p w14:paraId="7383C2D6" w14:textId="77777777" w:rsidR="003F0F8F" w:rsidRDefault="003F0F8F" w:rsidP="00B0616A">
      <w:pPr>
        <w:pStyle w:val="ReferenceHead"/>
        <w:rPr>
          <w:b w:val="0"/>
          <w:bCs/>
          <w:sz w:val="16"/>
          <w:szCs w:val="16"/>
          <w14:ligatures w14:val="standard"/>
        </w:rPr>
      </w:pPr>
    </w:p>
    <w:p w14:paraId="4740AA69" w14:textId="68DCA3C6" w:rsidR="00B0616A" w:rsidRDefault="00B0616A" w:rsidP="00B0616A">
      <w:pPr>
        <w:pStyle w:val="ReferenceHead"/>
        <w:rPr>
          <w:b w:val="0"/>
          <w:bCs/>
          <w:sz w:val="16"/>
          <w:szCs w:val="16"/>
          <w14:ligatures w14:val="standard"/>
        </w:rPr>
      </w:pPr>
      <w:r>
        <w:rPr>
          <w:b w:val="0"/>
          <w:bCs/>
          <w:sz w:val="16"/>
          <w:szCs w:val="16"/>
          <w14:ligatures w14:val="standard"/>
        </w:rPr>
        <w:t xml:space="preserve">Figure </w:t>
      </w:r>
      <w:r w:rsidR="007952BC">
        <w:rPr>
          <w:b w:val="0"/>
          <w:bCs/>
          <w:sz w:val="16"/>
          <w:szCs w:val="16"/>
          <w14:ligatures w14:val="standard"/>
        </w:rPr>
        <w:t>2</w:t>
      </w:r>
      <w:r w:rsidR="00DF1D0C">
        <w:rPr>
          <w:b w:val="0"/>
          <w:bCs/>
          <w:sz w:val="16"/>
          <w:szCs w:val="16"/>
          <w14:ligatures w14:val="standard"/>
        </w:rPr>
        <w:t>. Gameplay Loop</w:t>
      </w:r>
    </w:p>
    <w:p w14:paraId="47DC268D" w14:textId="5DE2534C" w:rsidR="00B0616A" w:rsidRDefault="00642EDA" w:rsidP="00B0616A">
      <w:pPr>
        <w:pStyle w:val="ReferenceHead"/>
        <w:rPr>
          <w:b w:val="0"/>
          <w:bCs/>
          <w:sz w:val="16"/>
          <w:szCs w:val="16"/>
          <w14:ligatures w14:val="standard"/>
        </w:rPr>
      </w:pPr>
      <w:r>
        <w:rPr>
          <w:noProof/>
        </w:rPr>
        <w:drawing>
          <wp:inline distT="0" distB="0" distL="0" distR="0" wp14:anchorId="4EA27DA0" wp14:editId="45858566">
            <wp:extent cx="3048000" cy="139255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392555"/>
                    </a:xfrm>
                    <a:prstGeom prst="rect">
                      <a:avLst/>
                    </a:prstGeom>
                  </pic:spPr>
                </pic:pic>
              </a:graphicData>
            </a:graphic>
          </wp:inline>
        </w:drawing>
      </w:r>
    </w:p>
    <w:p w14:paraId="7B8EFA11" w14:textId="7BE99CD1" w:rsidR="00752208" w:rsidRPr="00B0616A" w:rsidRDefault="00752208" w:rsidP="00752208">
      <w:pPr>
        <w:pStyle w:val="ReferenceHead"/>
        <w:rPr>
          <w:b w:val="0"/>
          <w:sz w:val="16"/>
          <w:szCs w:val="16"/>
        </w:rPr>
      </w:pPr>
      <w:r w:rsidRPr="0B09399B">
        <w:rPr>
          <w:b w:val="0"/>
          <w:sz w:val="16"/>
          <w:szCs w:val="16"/>
          <w14:ligatures w14:val="standard"/>
        </w:rPr>
        <w:t xml:space="preserve">Figure </w:t>
      </w:r>
      <w:r>
        <w:rPr>
          <w:b w:val="0"/>
          <w:sz w:val="16"/>
          <w:szCs w:val="16"/>
          <w14:ligatures w14:val="standard"/>
        </w:rPr>
        <w:t>3</w:t>
      </w:r>
      <w:r w:rsidRPr="0B09399B">
        <w:rPr>
          <w:b w:val="0"/>
          <w:sz w:val="16"/>
          <w:szCs w:val="16"/>
          <w14:ligatures w14:val="standard"/>
        </w:rPr>
        <w:t>: User Interacting with the tablet in VR</w:t>
      </w:r>
    </w:p>
    <w:p w14:paraId="4A584A90" w14:textId="7012F4EA" w:rsidR="00752208" w:rsidRDefault="00687A80" w:rsidP="0B09399B">
      <w:pPr>
        <w:pStyle w:val="ReferenceHead"/>
        <w:rPr>
          <w:b w:val="0"/>
          <w:sz w:val="16"/>
          <w:szCs w:val="16"/>
          <w14:ligatures w14:val="standard"/>
        </w:rPr>
      </w:pPr>
      <w:r>
        <w:rPr>
          <w:b w:val="0"/>
          <w:noProof/>
          <w:sz w:val="16"/>
          <w:szCs w:val="16"/>
          <w14:ligatures w14:val="standard"/>
        </w:rPr>
        <w:drawing>
          <wp:inline distT="0" distB="0" distL="0" distR="0" wp14:anchorId="243C8028" wp14:editId="1F829821">
            <wp:extent cx="3050540" cy="1815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0540" cy="1815465"/>
                    </a:xfrm>
                    <a:prstGeom prst="rect">
                      <a:avLst/>
                    </a:prstGeom>
                    <a:noFill/>
                    <a:ln>
                      <a:noFill/>
                    </a:ln>
                  </pic:spPr>
                </pic:pic>
              </a:graphicData>
            </a:graphic>
          </wp:inline>
        </w:drawing>
      </w:r>
    </w:p>
    <w:p w14:paraId="498099AA" w14:textId="726A87D3" w:rsidR="00642EDA" w:rsidRPr="00B0616A" w:rsidRDefault="00642EDA" w:rsidP="0B09399B">
      <w:pPr>
        <w:pStyle w:val="ReferenceHead"/>
        <w:rPr>
          <w:b w:val="0"/>
          <w:sz w:val="16"/>
          <w:szCs w:val="16"/>
        </w:rPr>
      </w:pPr>
      <w:r w:rsidRPr="0B09399B">
        <w:rPr>
          <w:b w:val="0"/>
          <w:sz w:val="16"/>
          <w:szCs w:val="16"/>
          <w14:ligatures w14:val="standard"/>
        </w:rPr>
        <w:t xml:space="preserve">Figure </w:t>
      </w:r>
      <w:r w:rsidR="00687A80">
        <w:rPr>
          <w:b w:val="0"/>
          <w:sz w:val="16"/>
          <w:szCs w:val="16"/>
          <w14:ligatures w14:val="standard"/>
        </w:rPr>
        <w:t>4</w:t>
      </w:r>
      <w:r w:rsidRPr="0B09399B">
        <w:rPr>
          <w:b w:val="0"/>
          <w:sz w:val="16"/>
          <w:szCs w:val="16"/>
          <w14:ligatures w14:val="standard"/>
        </w:rPr>
        <w:t>:</w:t>
      </w:r>
      <w:r w:rsidR="0D7EB5BB" w:rsidRPr="0B09399B">
        <w:rPr>
          <w:b w:val="0"/>
          <w:sz w:val="16"/>
          <w:szCs w:val="16"/>
          <w14:ligatures w14:val="standard"/>
        </w:rPr>
        <w:t xml:space="preserve"> User Interacting with the tablet in </w:t>
      </w:r>
      <w:proofErr w:type="gramStart"/>
      <w:r w:rsidR="0D7EB5BB" w:rsidRPr="0B09399B">
        <w:rPr>
          <w:b w:val="0"/>
          <w:sz w:val="16"/>
          <w:szCs w:val="16"/>
          <w14:ligatures w14:val="standard"/>
        </w:rPr>
        <w:t>VR</w:t>
      </w:r>
      <w:proofErr w:type="gramEnd"/>
    </w:p>
    <w:p w14:paraId="7E09F3A3" w14:textId="437CC791" w:rsidR="00642EDA" w:rsidRDefault="4290D5E3" w:rsidP="00B0616A">
      <w:pPr>
        <w:pStyle w:val="ReferenceHead"/>
        <w:rPr>
          <w:b w:val="0"/>
          <w:bCs/>
          <w:sz w:val="16"/>
          <w:szCs w:val="16"/>
          <w14:ligatures w14:val="standard"/>
        </w:rPr>
      </w:pPr>
      <w:r>
        <w:rPr>
          <w:noProof/>
        </w:rPr>
        <w:drawing>
          <wp:inline distT="0" distB="0" distL="0" distR="0" wp14:anchorId="1F48DE51" wp14:editId="4A218C0A">
            <wp:extent cx="2532580" cy="1901806"/>
            <wp:effectExtent l="0" t="0" r="0" b="0"/>
            <wp:docPr id="24732816" name="Picture 2473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32580" cy="1901806"/>
                    </a:xfrm>
                    <a:prstGeom prst="rect">
                      <a:avLst/>
                    </a:prstGeom>
                  </pic:spPr>
                </pic:pic>
              </a:graphicData>
            </a:graphic>
          </wp:inline>
        </w:drawing>
      </w:r>
    </w:p>
    <w:p w14:paraId="5EE3B5C4" w14:textId="77777777" w:rsidR="003F0F8F" w:rsidRDefault="003F0F8F" w:rsidP="000E05BB">
      <w:pPr>
        <w:pStyle w:val="ReferenceHead"/>
        <w:rPr>
          <w:b w:val="0"/>
          <w:sz w:val="16"/>
          <w:szCs w:val="16"/>
          <w14:ligatures w14:val="standard"/>
        </w:rPr>
      </w:pPr>
    </w:p>
    <w:p w14:paraId="6A1F3D4F" w14:textId="77777777" w:rsidR="003F0F8F" w:rsidRDefault="003F0F8F" w:rsidP="000E05BB">
      <w:pPr>
        <w:pStyle w:val="ReferenceHead"/>
        <w:rPr>
          <w:b w:val="0"/>
          <w:sz w:val="16"/>
          <w:szCs w:val="16"/>
          <w14:ligatures w14:val="standard"/>
        </w:rPr>
      </w:pPr>
    </w:p>
    <w:p w14:paraId="039B2B5E" w14:textId="77777777" w:rsidR="003F0F8F" w:rsidRDefault="003F0F8F" w:rsidP="000E05BB">
      <w:pPr>
        <w:pStyle w:val="ReferenceHead"/>
        <w:rPr>
          <w:b w:val="0"/>
          <w:sz w:val="16"/>
          <w:szCs w:val="16"/>
          <w14:ligatures w14:val="standard"/>
        </w:rPr>
      </w:pPr>
    </w:p>
    <w:p w14:paraId="67212A18" w14:textId="77777777" w:rsidR="003F0F8F" w:rsidRDefault="003F0F8F" w:rsidP="000E05BB">
      <w:pPr>
        <w:pStyle w:val="ReferenceHead"/>
        <w:rPr>
          <w:b w:val="0"/>
          <w:sz w:val="16"/>
          <w:szCs w:val="16"/>
          <w14:ligatures w14:val="standard"/>
        </w:rPr>
      </w:pPr>
    </w:p>
    <w:p w14:paraId="3171A5CE" w14:textId="77777777" w:rsidR="003F0F8F" w:rsidRDefault="003F0F8F" w:rsidP="000E05BB">
      <w:pPr>
        <w:pStyle w:val="ReferenceHead"/>
        <w:rPr>
          <w:b w:val="0"/>
          <w:sz w:val="16"/>
          <w:szCs w:val="16"/>
          <w14:ligatures w14:val="standard"/>
        </w:rPr>
      </w:pPr>
    </w:p>
    <w:p w14:paraId="49533B51" w14:textId="77777777" w:rsidR="003F0F8F" w:rsidRDefault="003F0F8F" w:rsidP="000E05BB">
      <w:pPr>
        <w:pStyle w:val="ReferenceHead"/>
        <w:rPr>
          <w:b w:val="0"/>
          <w:sz w:val="16"/>
          <w:szCs w:val="16"/>
          <w14:ligatures w14:val="standard"/>
        </w:rPr>
      </w:pPr>
    </w:p>
    <w:p w14:paraId="313CCE6A" w14:textId="77777777" w:rsidR="003F0F8F" w:rsidRDefault="003F0F8F" w:rsidP="000E05BB">
      <w:pPr>
        <w:pStyle w:val="ReferenceHead"/>
        <w:rPr>
          <w:b w:val="0"/>
          <w:sz w:val="16"/>
          <w:szCs w:val="16"/>
          <w14:ligatures w14:val="standard"/>
        </w:rPr>
      </w:pPr>
    </w:p>
    <w:p w14:paraId="734C9FC8" w14:textId="77777777" w:rsidR="003F0F8F" w:rsidRDefault="003F0F8F" w:rsidP="000E05BB">
      <w:pPr>
        <w:pStyle w:val="ReferenceHead"/>
        <w:rPr>
          <w:b w:val="0"/>
          <w:sz w:val="16"/>
          <w:szCs w:val="16"/>
          <w14:ligatures w14:val="standard"/>
        </w:rPr>
      </w:pPr>
    </w:p>
    <w:p w14:paraId="7C4EED57" w14:textId="04C777D3" w:rsidR="000E05BB" w:rsidRPr="00B0616A" w:rsidRDefault="000E05BB" w:rsidP="000E05BB">
      <w:pPr>
        <w:pStyle w:val="ReferenceHead"/>
        <w:rPr>
          <w:b w:val="0"/>
          <w:sz w:val="16"/>
          <w:szCs w:val="16"/>
        </w:rPr>
      </w:pPr>
      <w:r w:rsidRPr="0B09399B">
        <w:rPr>
          <w:b w:val="0"/>
          <w:sz w:val="16"/>
          <w:szCs w:val="16"/>
          <w14:ligatures w14:val="standard"/>
        </w:rPr>
        <w:t xml:space="preserve">Figure </w:t>
      </w:r>
      <w:r>
        <w:rPr>
          <w:b w:val="0"/>
          <w:sz w:val="16"/>
          <w:szCs w:val="16"/>
          <w14:ligatures w14:val="standard"/>
        </w:rPr>
        <w:t>5</w:t>
      </w:r>
      <w:r w:rsidRPr="0B09399B">
        <w:rPr>
          <w:b w:val="0"/>
          <w:sz w:val="16"/>
          <w:szCs w:val="16"/>
          <w14:ligatures w14:val="standard"/>
        </w:rPr>
        <w:t xml:space="preserve">: </w:t>
      </w:r>
      <w:r>
        <w:rPr>
          <w:b w:val="0"/>
          <w:sz w:val="16"/>
          <w:szCs w:val="16"/>
          <w14:ligatures w14:val="standard"/>
        </w:rPr>
        <w:t>Likert results MS Forms</w:t>
      </w:r>
    </w:p>
    <w:p w14:paraId="7AF4104C" w14:textId="3FF3753A" w:rsidR="000E05BB" w:rsidRPr="00B0616A" w:rsidRDefault="000E05BB" w:rsidP="000E05BB">
      <w:pPr>
        <w:pStyle w:val="ReferenceHead"/>
        <w:rPr>
          <w:b w:val="0"/>
          <w:bCs/>
          <w:sz w:val="16"/>
          <w:szCs w:val="16"/>
          <w14:ligatures w14:val="standard"/>
        </w:rPr>
      </w:pPr>
      <w:r>
        <w:rPr>
          <w:noProof/>
        </w:rPr>
        <w:drawing>
          <wp:inline distT="0" distB="0" distL="0" distR="0" wp14:anchorId="5D25B127" wp14:editId="636A3E46">
            <wp:extent cx="3043555" cy="1924050"/>
            <wp:effectExtent l="0" t="0" r="444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3555" cy="1924050"/>
                    </a:xfrm>
                    <a:prstGeom prst="rect">
                      <a:avLst/>
                    </a:prstGeom>
                    <a:noFill/>
                    <a:ln>
                      <a:noFill/>
                    </a:ln>
                  </pic:spPr>
                </pic:pic>
              </a:graphicData>
            </a:graphic>
          </wp:inline>
        </w:drawing>
      </w:r>
    </w:p>
    <w:p w14:paraId="2E221F6F" w14:textId="1FA10D8E" w:rsidR="000E05BB" w:rsidRPr="00B0616A" w:rsidRDefault="000E05BB" w:rsidP="000E05BB">
      <w:pPr>
        <w:pStyle w:val="ReferenceHead"/>
        <w:rPr>
          <w:b w:val="0"/>
          <w:sz w:val="16"/>
          <w:szCs w:val="16"/>
        </w:rPr>
      </w:pPr>
      <w:r w:rsidRPr="0B09399B">
        <w:rPr>
          <w:b w:val="0"/>
          <w:sz w:val="16"/>
          <w:szCs w:val="16"/>
          <w14:ligatures w14:val="standard"/>
        </w:rPr>
        <w:t xml:space="preserve">Figure </w:t>
      </w:r>
      <w:r>
        <w:rPr>
          <w:b w:val="0"/>
          <w:sz w:val="16"/>
          <w:szCs w:val="16"/>
          <w14:ligatures w14:val="standard"/>
        </w:rPr>
        <w:t>6</w:t>
      </w:r>
      <w:r w:rsidRPr="0B09399B">
        <w:rPr>
          <w:b w:val="0"/>
          <w:sz w:val="16"/>
          <w:szCs w:val="16"/>
          <w14:ligatures w14:val="standard"/>
        </w:rPr>
        <w:t xml:space="preserve">: </w:t>
      </w:r>
      <w:r>
        <w:rPr>
          <w:b w:val="0"/>
          <w:sz w:val="16"/>
          <w:szCs w:val="16"/>
          <w14:ligatures w14:val="standard"/>
        </w:rPr>
        <w:t>Likert results table</w:t>
      </w:r>
    </w:p>
    <w:p w14:paraId="6E1CAED4" w14:textId="4A8D861E" w:rsidR="000E05BB" w:rsidRPr="00B0616A" w:rsidRDefault="00FD12EE" w:rsidP="000E05BB">
      <w:pPr>
        <w:pStyle w:val="ReferenceHead"/>
      </w:pPr>
      <w:r>
        <w:rPr>
          <w:noProof/>
        </w:rPr>
        <w:drawing>
          <wp:inline distT="0" distB="0" distL="0" distR="0" wp14:anchorId="510D1063" wp14:editId="2CDAE54D">
            <wp:extent cx="3043555" cy="110553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043555" cy="1105535"/>
                    </a:xfrm>
                    <a:prstGeom prst="rect">
                      <a:avLst/>
                    </a:prstGeom>
                  </pic:spPr>
                </pic:pic>
              </a:graphicData>
            </a:graphic>
          </wp:inline>
        </w:drawing>
      </w:r>
    </w:p>
    <w:p w14:paraId="6B9C7CC6" w14:textId="19AC631A" w:rsidR="3923DFF3" w:rsidRDefault="3923DFF3" w:rsidP="19FDE99B">
      <w:pPr>
        <w:pStyle w:val="ReferenceHead"/>
        <w:spacing w:line="259" w:lineRule="auto"/>
        <w:rPr>
          <w:b w:val="0"/>
          <w:sz w:val="16"/>
          <w:szCs w:val="16"/>
        </w:rPr>
      </w:pPr>
      <w:r w:rsidRPr="19FDE99B">
        <w:rPr>
          <w:b w:val="0"/>
          <w:sz w:val="16"/>
          <w:szCs w:val="16"/>
        </w:rPr>
        <w:t>Figure</w:t>
      </w:r>
      <w:r w:rsidR="12FB307F" w:rsidRPr="2CE80030">
        <w:rPr>
          <w:b w:val="0"/>
          <w:sz w:val="16"/>
          <w:szCs w:val="16"/>
        </w:rPr>
        <w:t xml:space="preserve"> </w:t>
      </w:r>
      <w:r w:rsidR="12FB307F" w:rsidRPr="4A841DF3">
        <w:rPr>
          <w:b w:val="0"/>
          <w:sz w:val="16"/>
          <w:szCs w:val="16"/>
        </w:rPr>
        <w:t>7</w:t>
      </w:r>
      <w:r w:rsidRPr="19FDE99B">
        <w:rPr>
          <w:b w:val="0"/>
          <w:sz w:val="16"/>
          <w:szCs w:val="16"/>
        </w:rPr>
        <w:t>: “</w:t>
      </w:r>
      <w:proofErr w:type="spellStart"/>
      <w:r w:rsidRPr="19FDE99B">
        <w:rPr>
          <w:b w:val="0"/>
          <w:sz w:val="16"/>
          <w:szCs w:val="16"/>
        </w:rPr>
        <w:t>FingerTip</w:t>
      </w:r>
      <w:proofErr w:type="spellEnd"/>
      <w:r w:rsidRPr="19FDE99B">
        <w:rPr>
          <w:b w:val="0"/>
          <w:sz w:val="16"/>
          <w:szCs w:val="16"/>
        </w:rPr>
        <w:t>” object near the VR Hand</w:t>
      </w:r>
      <w:r w:rsidR="66646431" w:rsidRPr="5A0D5E87">
        <w:rPr>
          <w:b w:val="0"/>
          <w:sz w:val="16"/>
          <w:szCs w:val="16"/>
        </w:rPr>
        <w:t xml:space="preserve"> (Marked </w:t>
      </w:r>
      <w:r w:rsidR="66646431" w:rsidRPr="5749789E">
        <w:rPr>
          <w:b w:val="0"/>
          <w:sz w:val="16"/>
          <w:szCs w:val="16"/>
        </w:rPr>
        <w:t>with a red arrow)</w:t>
      </w:r>
      <w:r w:rsidRPr="5749789E">
        <w:rPr>
          <w:b w:val="0"/>
          <w:sz w:val="16"/>
          <w:szCs w:val="16"/>
        </w:rPr>
        <w:t>.</w:t>
      </w:r>
    </w:p>
    <w:p w14:paraId="041B2812" w14:textId="4C271245" w:rsidR="2575EBF1" w:rsidRDefault="6FF56077" w:rsidP="2575EBF1">
      <w:pPr>
        <w:pStyle w:val="ReferenceHead"/>
        <w:spacing w:line="259" w:lineRule="auto"/>
        <w:rPr>
          <w:b w:val="0"/>
          <w:sz w:val="16"/>
          <w:szCs w:val="16"/>
        </w:rPr>
      </w:pPr>
      <w:r>
        <w:rPr>
          <w:noProof/>
        </w:rPr>
        <w:drawing>
          <wp:inline distT="0" distB="0" distL="0" distR="0" wp14:anchorId="0F8CE624" wp14:editId="5B16F035">
            <wp:extent cx="2069311" cy="1532621"/>
            <wp:effectExtent l="0" t="0" r="0" b="0"/>
            <wp:docPr id="1901850137" name="Picture 190185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069311" cy="1532621"/>
                    </a:xfrm>
                    <a:prstGeom prst="rect">
                      <a:avLst/>
                    </a:prstGeom>
                  </pic:spPr>
                </pic:pic>
              </a:graphicData>
            </a:graphic>
          </wp:inline>
        </w:drawing>
      </w:r>
    </w:p>
    <w:p w14:paraId="21D826A3" w14:textId="77777777" w:rsidR="000E05BB" w:rsidRPr="00B0616A" w:rsidRDefault="000E05BB" w:rsidP="00B0616A">
      <w:pPr>
        <w:pStyle w:val="ReferenceHead"/>
        <w:rPr>
          <w:b w:val="0"/>
          <w:bCs/>
          <w:sz w:val="16"/>
          <w:szCs w:val="16"/>
          <w14:ligatures w14:val="standard"/>
        </w:rPr>
      </w:pPr>
    </w:p>
    <w:p w14:paraId="0CF9AC87" w14:textId="77777777" w:rsidR="00440485" w:rsidRDefault="00440485" w:rsidP="00C14A4F">
      <w:pPr>
        <w:pStyle w:val="MetadataHead"/>
        <w:rPr>
          <w:color w:val="auto"/>
          <w:sz w:val="14"/>
          <w:szCs w:val="14"/>
          <w14:ligatures w14:val="standard"/>
        </w:rPr>
      </w:pPr>
    </w:p>
    <w:p w14:paraId="69F2A982" w14:textId="6D55B5D2" w:rsidR="004C6F14" w:rsidRDefault="004C6F14" w:rsidP="00C14A4F">
      <w:pPr>
        <w:pStyle w:val="MetadataHead"/>
        <w:rPr>
          <w:b/>
          <w:bCs/>
          <w:color w:val="auto"/>
          <w:sz w:val="22"/>
          <w14:ligatures w14:val="standard"/>
        </w:rPr>
      </w:pPr>
      <w:r>
        <w:rPr>
          <w:b/>
          <w:bCs/>
          <w:color w:val="auto"/>
          <w:sz w:val="22"/>
          <w14:ligatures w14:val="standard"/>
        </w:rPr>
        <w:t>Authors</w:t>
      </w:r>
    </w:p>
    <w:p w14:paraId="3CCA16B1" w14:textId="77777777" w:rsidR="004C6F14" w:rsidRPr="004C6F14" w:rsidRDefault="004C6F14" w:rsidP="00C14A4F">
      <w:pPr>
        <w:pStyle w:val="MetadataHead"/>
        <w:rPr>
          <w:color w:val="auto"/>
          <w:sz w:val="14"/>
          <w:szCs w:val="14"/>
          <w14:ligatures w14:val="standard"/>
        </w:rPr>
      </w:pPr>
    </w:p>
    <w:p w14:paraId="54F07D57" w14:textId="762A3BA9" w:rsidR="004C6F14" w:rsidRPr="00796687" w:rsidRDefault="004C6F14" w:rsidP="00C14A4F">
      <w:pPr>
        <w:pStyle w:val="MetadataHead"/>
        <w:rPr>
          <w:color w:val="auto"/>
          <w:sz w:val="16"/>
          <w:szCs w:val="16"/>
          <w14:ligatures w14:val="standard"/>
        </w:rPr>
      </w:pPr>
      <w:r w:rsidRPr="00796687">
        <w:rPr>
          <w:color w:val="auto"/>
          <w:sz w:val="16"/>
          <w:szCs w:val="16"/>
          <w14:ligatures w14:val="standard"/>
        </w:rPr>
        <w:t>Jonathan: Chapter</w:t>
      </w:r>
      <w:r w:rsidR="297765B4" w:rsidRPr="00796687">
        <w:rPr>
          <w:color w:val="auto"/>
          <w:sz w:val="16"/>
          <w:szCs w:val="16"/>
          <w14:ligatures w14:val="standard"/>
        </w:rPr>
        <w:t>s -</w:t>
      </w:r>
      <w:r w:rsidRPr="00796687">
        <w:rPr>
          <w:color w:val="auto"/>
          <w:sz w:val="16"/>
          <w:szCs w:val="16"/>
          <w14:ligatures w14:val="standard"/>
        </w:rPr>
        <w:t xml:space="preserve"> 3.1, 3.2, 3.3</w:t>
      </w:r>
    </w:p>
    <w:p w14:paraId="41C89C59" w14:textId="70F6ACCB" w:rsidR="004C6F14" w:rsidRPr="00796687" w:rsidRDefault="004C6F14" w:rsidP="00C14A4F">
      <w:pPr>
        <w:pStyle w:val="MetadataHead"/>
        <w:rPr>
          <w:color w:val="auto"/>
          <w:sz w:val="16"/>
          <w:szCs w:val="16"/>
          <w14:ligatures w14:val="standard"/>
        </w:rPr>
      </w:pPr>
      <w:r w:rsidRPr="00796687">
        <w:rPr>
          <w:color w:val="auto"/>
          <w:sz w:val="16"/>
          <w:szCs w:val="16"/>
          <w14:ligatures w14:val="standard"/>
        </w:rPr>
        <w:t>Florian: Chapter</w:t>
      </w:r>
      <w:r w:rsidR="00686AFD" w:rsidRPr="00796687">
        <w:rPr>
          <w:color w:val="auto"/>
          <w:sz w:val="16"/>
          <w:szCs w:val="16"/>
          <w14:ligatures w14:val="standard"/>
        </w:rPr>
        <w:t>s – 2, 3.4, 3.6, 4, 5.2</w:t>
      </w:r>
    </w:p>
    <w:p w14:paraId="71E8376F" w14:textId="20320792" w:rsidR="004C6F14" w:rsidRPr="00796687" w:rsidRDefault="004C6F14" w:rsidP="00C14A4F">
      <w:pPr>
        <w:pStyle w:val="MetadataHead"/>
        <w:rPr>
          <w:color w:val="auto"/>
          <w:sz w:val="16"/>
          <w:szCs w:val="16"/>
          <w14:ligatures w14:val="standard"/>
        </w:rPr>
      </w:pPr>
      <w:r w:rsidRPr="00796687">
        <w:rPr>
          <w:color w:val="auto"/>
          <w:sz w:val="16"/>
          <w:szCs w:val="16"/>
          <w14:ligatures w14:val="standard"/>
        </w:rPr>
        <w:t xml:space="preserve">Samarth: </w:t>
      </w:r>
      <w:r w:rsidR="771B7B28" w:rsidRPr="00796687">
        <w:rPr>
          <w:color w:val="auto"/>
          <w:sz w:val="16"/>
          <w:szCs w:val="16"/>
          <w14:ligatures w14:val="standard"/>
        </w:rPr>
        <w:t>Abstract</w:t>
      </w:r>
      <w:r w:rsidR="14D23938" w:rsidRPr="00796687">
        <w:rPr>
          <w:color w:val="auto"/>
          <w:sz w:val="16"/>
          <w:szCs w:val="16"/>
          <w14:ligatures w14:val="standard"/>
        </w:rPr>
        <w:t xml:space="preserve"> &amp;</w:t>
      </w:r>
      <w:r w:rsidR="771B7B28" w:rsidRPr="00796687">
        <w:rPr>
          <w:color w:val="auto"/>
          <w:sz w:val="16"/>
          <w:szCs w:val="16"/>
          <w14:ligatures w14:val="standard"/>
        </w:rPr>
        <w:t xml:space="preserve"> </w:t>
      </w:r>
      <w:r w:rsidRPr="00796687">
        <w:rPr>
          <w:color w:val="auto"/>
          <w:sz w:val="16"/>
          <w:szCs w:val="16"/>
          <w14:ligatures w14:val="standard"/>
        </w:rPr>
        <w:t>Chapter</w:t>
      </w:r>
      <w:r w:rsidR="135026AE" w:rsidRPr="00796687">
        <w:rPr>
          <w:color w:val="auto"/>
          <w:sz w:val="16"/>
          <w:szCs w:val="16"/>
          <w14:ligatures w14:val="standard"/>
        </w:rPr>
        <w:t>s -</w:t>
      </w:r>
      <w:r w:rsidRPr="00796687">
        <w:rPr>
          <w:color w:val="auto"/>
          <w:sz w:val="16"/>
          <w:szCs w:val="16"/>
          <w14:ligatures w14:val="standard"/>
        </w:rPr>
        <w:t xml:space="preserve"> </w:t>
      </w:r>
      <w:r w:rsidR="65620EF9" w:rsidRPr="00796687">
        <w:rPr>
          <w:color w:val="auto"/>
          <w:sz w:val="16"/>
          <w:szCs w:val="16"/>
          <w14:ligatures w14:val="standard"/>
        </w:rPr>
        <w:t>1, 3.5, 5.1, 5.2</w:t>
      </w:r>
    </w:p>
    <w:p w14:paraId="354C6438" w14:textId="77777777" w:rsidR="00745D34" w:rsidRDefault="00745D34" w:rsidP="00C14A4F">
      <w:pPr>
        <w:pStyle w:val="MetadataHead"/>
        <w:rPr>
          <w:color w:val="auto"/>
          <w:sz w:val="14"/>
          <w:szCs w:val="14"/>
          <w14:ligatures w14:val="standard"/>
        </w:rPr>
      </w:pPr>
    </w:p>
    <w:p w14:paraId="0D51C1CE" w14:textId="45860452" w:rsidR="00745D34" w:rsidRDefault="005406AE" w:rsidP="00745D34">
      <w:pPr>
        <w:pStyle w:val="MetadataHead"/>
        <w:rPr>
          <w:b/>
          <w:bCs/>
          <w:color w:val="auto"/>
          <w:sz w:val="22"/>
          <w14:ligatures w14:val="standard"/>
        </w:rPr>
      </w:pPr>
      <w:r>
        <w:rPr>
          <w:b/>
          <w:bCs/>
          <w:color w:val="auto"/>
          <w:sz w:val="22"/>
          <w14:ligatures w14:val="standard"/>
        </w:rPr>
        <w:t>Contributions</w:t>
      </w:r>
    </w:p>
    <w:p w14:paraId="1484C532" w14:textId="77777777" w:rsidR="00745D34" w:rsidRPr="004C6F14" w:rsidRDefault="00745D34" w:rsidP="00745D34">
      <w:pPr>
        <w:pStyle w:val="MetadataHead"/>
        <w:rPr>
          <w:color w:val="auto"/>
          <w:sz w:val="14"/>
          <w:szCs w:val="14"/>
          <w14:ligatures w14:val="standard"/>
        </w:rPr>
      </w:pPr>
    </w:p>
    <w:p w14:paraId="448DBBF9" w14:textId="0A0A3076" w:rsidR="00745D34" w:rsidRPr="00CE4AD0" w:rsidRDefault="00745D34" w:rsidP="00745D34">
      <w:pPr>
        <w:pStyle w:val="MetadataHead"/>
        <w:rPr>
          <w:color w:val="auto"/>
          <w:sz w:val="16"/>
          <w:szCs w:val="16"/>
          <w14:ligatures w14:val="standard"/>
        </w:rPr>
      </w:pPr>
      <w:r w:rsidRPr="00CE4AD0">
        <w:rPr>
          <w:color w:val="auto"/>
          <w:sz w:val="16"/>
          <w:szCs w:val="16"/>
          <w14:ligatures w14:val="standard"/>
        </w:rPr>
        <w:t xml:space="preserve">Jonathan: </w:t>
      </w:r>
      <w:r w:rsidR="005406AE" w:rsidRPr="00CE4AD0">
        <w:rPr>
          <w:color w:val="auto"/>
          <w:sz w:val="16"/>
          <w:szCs w:val="16"/>
          <w14:ligatures w14:val="standard"/>
        </w:rPr>
        <w:t>In-game logic, impacts/n</w:t>
      </w:r>
      <w:r w:rsidR="003C292C" w:rsidRPr="00CE4AD0">
        <w:rPr>
          <w:color w:val="auto"/>
          <w:sz w:val="16"/>
          <w:szCs w:val="16"/>
          <w14:ligatures w14:val="standard"/>
        </w:rPr>
        <w:t>u</w:t>
      </w:r>
      <w:r w:rsidR="005406AE" w:rsidRPr="00CE4AD0">
        <w:rPr>
          <w:color w:val="auto"/>
          <w:sz w:val="16"/>
          <w:szCs w:val="16"/>
          <w14:ligatures w14:val="standard"/>
        </w:rPr>
        <w:t>ggets/tasks, research</w:t>
      </w:r>
    </w:p>
    <w:p w14:paraId="0C710AC3" w14:textId="573C884D" w:rsidR="00745D34" w:rsidRPr="00CE4AD0" w:rsidRDefault="00745D34" w:rsidP="00745D34">
      <w:pPr>
        <w:pStyle w:val="MetadataHead"/>
        <w:rPr>
          <w:color w:val="auto"/>
          <w:sz w:val="16"/>
          <w:szCs w:val="16"/>
          <w14:ligatures w14:val="standard"/>
        </w:rPr>
      </w:pPr>
      <w:r w:rsidRPr="00CE4AD0">
        <w:rPr>
          <w:color w:val="auto"/>
          <w:sz w:val="16"/>
          <w:szCs w:val="16"/>
          <w14:ligatures w14:val="standard"/>
        </w:rPr>
        <w:t xml:space="preserve">Florian: </w:t>
      </w:r>
      <w:r w:rsidR="003C292C" w:rsidRPr="00CE4AD0">
        <w:rPr>
          <w:color w:val="auto"/>
          <w:sz w:val="16"/>
          <w:szCs w:val="16"/>
          <w14:ligatures w14:val="standard"/>
        </w:rPr>
        <w:t>Audio &amp; voice</w:t>
      </w:r>
      <w:r w:rsidR="00A3704E" w:rsidRPr="00CE4AD0">
        <w:rPr>
          <w:color w:val="auto"/>
          <w:sz w:val="16"/>
          <w:szCs w:val="16"/>
          <w14:ligatures w14:val="standard"/>
        </w:rPr>
        <w:t xml:space="preserve"> </w:t>
      </w:r>
      <w:r w:rsidR="003C292C" w:rsidRPr="00CE4AD0">
        <w:rPr>
          <w:color w:val="auto"/>
          <w:sz w:val="16"/>
          <w:szCs w:val="16"/>
          <w14:ligatures w14:val="standard"/>
        </w:rPr>
        <w:t>lines, research, evaluation</w:t>
      </w:r>
    </w:p>
    <w:p w14:paraId="67B6A35E" w14:textId="6B668656" w:rsidR="00745D34" w:rsidRPr="00CE4AD0" w:rsidRDefault="00745D34" w:rsidP="00745D34">
      <w:pPr>
        <w:pStyle w:val="MetadataHead"/>
        <w:rPr>
          <w:color w:val="auto"/>
          <w:sz w:val="16"/>
          <w:szCs w:val="16"/>
          <w14:ligatures w14:val="standard"/>
        </w:rPr>
      </w:pPr>
      <w:r w:rsidRPr="00CE4AD0">
        <w:rPr>
          <w:color w:val="auto"/>
          <w:sz w:val="16"/>
          <w:szCs w:val="16"/>
          <w14:ligatures w14:val="standard"/>
        </w:rPr>
        <w:t xml:space="preserve">Samarth: </w:t>
      </w:r>
      <w:r w:rsidR="003C292C" w:rsidRPr="00CE4AD0">
        <w:rPr>
          <w:color w:val="auto"/>
          <w:sz w:val="16"/>
          <w:szCs w:val="16"/>
          <w14:ligatures w14:val="standard"/>
        </w:rPr>
        <w:t>VR and UI</w:t>
      </w:r>
      <w:r w:rsidR="00A3704E" w:rsidRPr="00CE4AD0">
        <w:rPr>
          <w:color w:val="auto"/>
          <w:sz w:val="16"/>
          <w:szCs w:val="16"/>
          <w14:ligatures w14:val="standard"/>
        </w:rPr>
        <w:t>, interactions</w:t>
      </w:r>
    </w:p>
    <w:p w14:paraId="752F76D6" w14:textId="77777777" w:rsidR="00745D34" w:rsidRPr="004C6F14" w:rsidRDefault="00745D34" w:rsidP="00C14A4F">
      <w:pPr>
        <w:pStyle w:val="MetadataHead"/>
        <w:rPr>
          <w:vanish/>
          <w:color w:val="auto"/>
          <w:sz w:val="14"/>
          <w:szCs w:val="14"/>
          <w14:ligatures w14:val="standard"/>
        </w:rPr>
      </w:pPr>
    </w:p>
    <w:p w14:paraId="1FBCCF5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7666288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1895404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930B00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309BBD5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1381FC5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54F5FD9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67F4685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215C23F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94FB5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136E7" w14:textId="77777777" w:rsidR="00484BC4" w:rsidRDefault="00484BC4">
      <w:r>
        <w:separator/>
      </w:r>
    </w:p>
  </w:endnote>
  <w:endnote w:type="continuationSeparator" w:id="0">
    <w:p w14:paraId="6B8BDE4B" w14:textId="77777777" w:rsidR="00484BC4" w:rsidRDefault="00484BC4">
      <w:r>
        <w:continuationSeparator/>
      </w:r>
    </w:p>
  </w:endnote>
  <w:endnote w:type="continuationNotice" w:id="1">
    <w:p w14:paraId="5DA6B314" w14:textId="77777777" w:rsidR="00484BC4" w:rsidRDefault="00484B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C669" w14:textId="77777777" w:rsidR="00586A35" w:rsidRPr="00586A35" w:rsidRDefault="00586A35" w:rsidP="00586A35">
    <w:pPr>
      <w:pStyle w:val="Footer"/>
      <w:rPr>
        <w:rStyle w:val="PageNumber"/>
        <w:rFonts w:ascii="Linux Biolinum" w:hAnsi="Linux Biolinum" w:cs="Linux Biolinum"/>
      </w:rPr>
    </w:pPr>
  </w:p>
  <w:p w14:paraId="3656B9A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D5A5"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3B2D9" w14:textId="77777777" w:rsidR="00484BC4" w:rsidRDefault="00484BC4">
      <w:r>
        <w:separator/>
      </w:r>
    </w:p>
  </w:footnote>
  <w:footnote w:type="continuationSeparator" w:id="0">
    <w:p w14:paraId="683570B1" w14:textId="77777777" w:rsidR="00484BC4" w:rsidRDefault="00484BC4">
      <w:r>
        <w:continuationSeparator/>
      </w:r>
    </w:p>
  </w:footnote>
  <w:footnote w:type="continuationNotice" w:id="1">
    <w:p w14:paraId="2983C160" w14:textId="77777777" w:rsidR="00484BC4" w:rsidRDefault="00484B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7B1081" w14:paraId="1F7F4B23" w14:textId="77777777" w:rsidTr="00586A35">
      <w:tc>
        <w:tcPr>
          <w:tcW w:w="2500" w:type="pct"/>
          <w:vAlign w:val="center"/>
        </w:tcPr>
        <w:p w14:paraId="27C14CF4" w14:textId="6CBC1365" w:rsidR="00586A35" w:rsidRPr="00586A35" w:rsidRDefault="002C7F19" w:rsidP="00586A35">
          <w:pPr>
            <w:pStyle w:val="Header"/>
            <w:tabs>
              <w:tab w:val="clear" w:pos="4320"/>
              <w:tab w:val="clear" w:pos="8640"/>
            </w:tabs>
            <w:jc w:val="left"/>
            <w:rPr>
              <w:rFonts w:ascii="Linux Biolinum" w:hAnsi="Linux Biolinum" w:cs="Linux Biolinum"/>
            </w:rPr>
          </w:pPr>
          <w:r>
            <w:rPr>
              <w:rFonts w:ascii="Linux Biolinum" w:hAnsi="Linux Biolinum" w:cs="Linux Biolinum"/>
            </w:rPr>
            <w:t>Global Health</w:t>
          </w:r>
          <w:r w:rsidR="00586A35" w:rsidRPr="00586A35">
            <w:rPr>
              <w:rFonts w:ascii="Linux Biolinum" w:hAnsi="Linux Biolinum" w:cs="Linux Biolinum"/>
            </w:rPr>
            <w:t xml:space="preserve">, </w:t>
          </w:r>
          <w:r w:rsidR="00C116C7">
            <w:rPr>
              <w:rFonts w:ascii="Linux Biolinum" w:hAnsi="Linux Biolinum" w:cs="Linux Biolinum"/>
            </w:rPr>
            <w:t>February</w:t>
          </w:r>
          <w:r w:rsidR="00586A35" w:rsidRPr="00586A35">
            <w:rPr>
              <w:rFonts w:ascii="Linux Biolinum" w:hAnsi="Linux Biolinum" w:cs="Linux Biolinum"/>
            </w:rPr>
            <w:t xml:space="preserve"> 20</w:t>
          </w:r>
          <w:r>
            <w:rPr>
              <w:rFonts w:ascii="Linux Biolinum" w:hAnsi="Linux Biolinum" w:cs="Linux Biolinum"/>
            </w:rPr>
            <w:t>23</w:t>
          </w:r>
          <w:r w:rsidR="00586A35" w:rsidRPr="00586A35">
            <w:rPr>
              <w:rFonts w:ascii="Linux Biolinum" w:hAnsi="Linux Biolinum" w:cs="Linux Biolinum"/>
            </w:rPr>
            <w:t xml:space="preserve">, </w:t>
          </w:r>
          <w:r>
            <w:rPr>
              <w:rFonts w:ascii="Linux Biolinum" w:hAnsi="Linux Biolinum" w:cs="Linux Biolinum"/>
            </w:rPr>
            <w:t>Erlangen</w:t>
          </w:r>
          <w:r w:rsidR="00586A35" w:rsidRPr="00586A35">
            <w:rPr>
              <w:rFonts w:ascii="Linux Biolinum" w:hAnsi="Linux Biolinum" w:cs="Linux Biolinum"/>
            </w:rPr>
            <w:t xml:space="preserve">, </w:t>
          </w:r>
          <w:r w:rsidR="005A5993">
            <w:rPr>
              <w:rFonts w:ascii="Linux Biolinum" w:hAnsi="Linux Biolinum" w:cs="Linux Biolinum"/>
            </w:rPr>
            <w:t>Germany</w:t>
          </w:r>
        </w:p>
      </w:tc>
      <w:tc>
        <w:tcPr>
          <w:tcW w:w="2500" w:type="pct"/>
          <w:vAlign w:val="center"/>
        </w:tcPr>
        <w:p w14:paraId="10703C78" w14:textId="1AD0A0EE" w:rsidR="00586A35" w:rsidRPr="007B1081" w:rsidRDefault="005A5993" w:rsidP="00586A35">
          <w:pPr>
            <w:pStyle w:val="Header"/>
            <w:tabs>
              <w:tab w:val="clear" w:pos="4320"/>
              <w:tab w:val="clear" w:pos="8640"/>
            </w:tabs>
            <w:jc w:val="right"/>
            <w:rPr>
              <w:rFonts w:ascii="Linux Biolinum" w:hAnsi="Linux Biolinum" w:cs="Linux Biolinum"/>
              <w:lang w:val="de-DE"/>
            </w:rPr>
          </w:pPr>
          <w:r>
            <w:rPr>
              <w:rFonts w:ascii="Linux Biolinum" w:hAnsi="Linux Biolinum" w:cs="Linux Biolinum"/>
            </w:rPr>
            <w:t>Denzler</w:t>
          </w:r>
          <w:r w:rsidR="009B1EB7">
            <w:rPr>
              <w:rFonts w:ascii="Linux Biolinum" w:hAnsi="Linux Biolinum" w:cs="Linux Biolinum"/>
            </w:rPr>
            <w:t>, Enders &amp; Kumar</w:t>
          </w:r>
        </w:p>
      </w:tc>
    </w:tr>
  </w:tbl>
  <w:p w14:paraId="049F31CB" w14:textId="77777777" w:rsidR="002B01E4" w:rsidRPr="007B1081" w:rsidRDefault="002B01E4" w:rsidP="00586A35">
    <w:pPr>
      <w:pStyle w:val="Header"/>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77AF4E1B" w14:textId="77777777" w:rsidTr="00586A35">
      <w:tc>
        <w:tcPr>
          <w:tcW w:w="2500" w:type="pct"/>
          <w:vAlign w:val="center"/>
        </w:tcPr>
        <w:p w14:paraId="5EA94D74" w14:textId="33CE2AAE" w:rsidR="00586A35" w:rsidRPr="00586A35" w:rsidRDefault="009B1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Global Health</w:t>
          </w:r>
        </w:p>
      </w:tc>
      <w:tc>
        <w:tcPr>
          <w:tcW w:w="2500" w:type="pct"/>
          <w:vAlign w:val="center"/>
        </w:tcPr>
        <w:p w14:paraId="7484265F" w14:textId="032C0129" w:rsidR="00586A35" w:rsidRPr="00586A35" w:rsidRDefault="009B1EB7"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Global Health</w:t>
          </w:r>
          <w:r w:rsidRPr="00586A35">
            <w:rPr>
              <w:rFonts w:ascii="Linux Biolinum" w:hAnsi="Linux Biolinum" w:cs="Linux Biolinum"/>
            </w:rPr>
            <w:t xml:space="preserve">, </w:t>
          </w:r>
          <w:r w:rsidR="00C116C7">
            <w:rPr>
              <w:rFonts w:ascii="Linux Biolinum" w:hAnsi="Linux Biolinum" w:cs="Linux Biolinum"/>
            </w:rPr>
            <w:t>February</w:t>
          </w:r>
          <w:r w:rsidRPr="00586A35">
            <w:rPr>
              <w:rFonts w:ascii="Linux Biolinum" w:hAnsi="Linux Biolinum" w:cs="Linux Biolinum"/>
            </w:rPr>
            <w:t xml:space="preserve"> 20</w:t>
          </w:r>
          <w:r>
            <w:rPr>
              <w:rFonts w:ascii="Linux Biolinum" w:hAnsi="Linux Biolinum" w:cs="Linux Biolinum"/>
            </w:rPr>
            <w:t>23</w:t>
          </w:r>
          <w:r w:rsidRPr="00586A35">
            <w:rPr>
              <w:rFonts w:ascii="Linux Biolinum" w:hAnsi="Linux Biolinum" w:cs="Linux Biolinum"/>
            </w:rPr>
            <w:t xml:space="preserve">, </w:t>
          </w:r>
          <w:r>
            <w:rPr>
              <w:rFonts w:ascii="Linux Biolinum" w:hAnsi="Linux Biolinum" w:cs="Linux Biolinum"/>
            </w:rPr>
            <w:t>Erlangen</w:t>
          </w:r>
          <w:r w:rsidRPr="00586A35">
            <w:rPr>
              <w:rFonts w:ascii="Linux Biolinum" w:hAnsi="Linux Biolinum" w:cs="Linux Biolinum"/>
            </w:rPr>
            <w:t xml:space="preserve">, </w:t>
          </w:r>
          <w:r>
            <w:rPr>
              <w:rFonts w:ascii="Linux Biolinum" w:hAnsi="Linux Biolinum" w:cs="Linux Biolinum"/>
            </w:rPr>
            <w:t>Germany</w:t>
          </w:r>
        </w:p>
      </w:tc>
    </w:tr>
  </w:tbl>
  <w:p w14:paraId="45FB0818" w14:textId="77777777" w:rsidR="002B01E4" w:rsidRPr="00586A35" w:rsidRDefault="002B01E4" w:rsidP="00586A35">
    <w:pPr>
      <w:pStyle w:val="Header"/>
    </w:pPr>
  </w:p>
</w:hdr>
</file>

<file path=word/intelligence2.xml><?xml version="1.0" encoding="utf-8"?>
<int2:intelligence xmlns:int2="http://schemas.microsoft.com/office/intelligence/2020/intelligence" xmlns:oel="http://schemas.microsoft.com/office/2019/extlst">
  <int2:observations>
    <int2:textHash int2:hashCode="uZb3ZgkzrUibfC" int2:id="3DSRsWDS">
      <int2:state int2:value="Rejected" int2:type="LegacyProofing"/>
    </int2:textHash>
    <int2:textHash int2:hashCode="47yLinc8YMz3AU" int2:id="Ee7Ehz3Y">
      <int2:state int2:value="Rejected" int2:type="LegacyProofing"/>
    </int2:textHash>
    <int2:textHash int2:hashCode="ckyFr/jAyBgJCK" int2:id="Gwt8w1pC">
      <int2:state int2:value="Rejected" int2:type="LegacyProofing"/>
    </int2:textHash>
    <int2:textHash int2:hashCode="n8gbxkBSKiunS/" int2:id="OuMr2MFU">
      <int2:state int2:value="Rejected" int2:type="LegacyProofing"/>
    </int2:textHash>
    <int2:textHash int2:hashCode="iq+GySIGSEokZu" int2:id="REkPMT7q">
      <int2:state int2:value="Rejected" int2:type="LegacyProofing"/>
    </int2:textHash>
    <int2:textHash int2:hashCode="Bhr6iuAi7EKQS6" int2:id="cTZIlsZD">
      <int2:state int2:value="Rejected" int2:type="LegacyProofing"/>
    </int2:textHash>
    <int2:textHash int2:hashCode="K6/FvndmaYvmiS" int2:id="m0IKiTt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A77E9"/>
    <w:multiLevelType w:val="hybridMultilevel"/>
    <w:tmpl w:val="873A53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8A83EFD"/>
    <w:multiLevelType w:val="hybridMultilevel"/>
    <w:tmpl w:val="FFFFFFFF"/>
    <w:lvl w:ilvl="0" w:tplc="E2C07422">
      <w:start w:val="1"/>
      <w:numFmt w:val="decimal"/>
      <w:lvlText w:val="%1."/>
      <w:lvlJc w:val="left"/>
      <w:pPr>
        <w:ind w:left="720" w:hanging="360"/>
      </w:pPr>
    </w:lvl>
    <w:lvl w:ilvl="1" w:tplc="DB166CFC">
      <w:start w:val="1"/>
      <w:numFmt w:val="lowerLetter"/>
      <w:lvlText w:val="%2."/>
      <w:lvlJc w:val="left"/>
      <w:pPr>
        <w:ind w:left="1440" w:hanging="360"/>
      </w:pPr>
    </w:lvl>
    <w:lvl w:ilvl="2" w:tplc="85768568">
      <w:start w:val="1"/>
      <w:numFmt w:val="lowerRoman"/>
      <w:lvlText w:val="%3."/>
      <w:lvlJc w:val="right"/>
      <w:pPr>
        <w:ind w:left="2160" w:hanging="180"/>
      </w:pPr>
    </w:lvl>
    <w:lvl w:ilvl="3" w:tplc="47AABC74">
      <w:start w:val="1"/>
      <w:numFmt w:val="decimal"/>
      <w:lvlText w:val="%4."/>
      <w:lvlJc w:val="left"/>
      <w:pPr>
        <w:ind w:left="2880" w:hanging="360"/>
      </w:pPr>
    </w:lvl>
    <w:lvl w:ilvl="4" w:tplc="24728C88">
      <w:start w:val="1"/>
      <w:numFmt w:val="lowerLetter"/>
      <w:lvlText w:val="%5."/>
      <w:lvlJc w:val="left"/>
      <w:pPr>
        <w:ind w:left="3600" w:hanging="360"/>
      </w:pPr>
    </w:lvl>
    <w:lvl w:ilvl="5" w:tplc="DCA683DE">
      <w:start w:val="1"/>
      <w:numFmt w:val="lowerRoman"/>
      <w:lvlText w:val="%6."/>
      <w:lvlJc w:val="right"/>
      <w:pPr>
        <w:ind w:left="4320" w:hanging="180"/>
      </w:pPr>
    </w:lvl>
    <w:lvl w:ilvl="6" w:tplc="5EE4C314">
      <w:start w:val="1"/>
      <w:numFmt w:val="decimal"/>
      <w:lvlText w:val="%7."/>
      <w:lvlJc w:val="left"/>
      <w:pPr>
        <w:ind w:left="5040" w:hanging="360"/>
      </w:pPr>
    </w:lvl>
    <w:lvl w:ilvl="7" w:tplc="6EB6C5A6">
      <w:start w:val="1"/>
      <w:numFmt w:val="lowerLetter"/>
      <w:lvlText w:val="%8."/>
      <w:lvlJc w:val="left"/>
      <w:pPr>
        <w:ind w:left="5760" w:hanging="360"/>
      </w:pPr>
    </w:lvl>
    <w:lvl w:ilvl="8" w:tplc="002AAE66">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3960FE6"/>
    <w:multiLevelType w:val="multilevel"/>
    <w:tmpl w:val="FBB29DA6"/>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DDE5B38"/>
    <w:multiLevelType w:val="hybridMultilevel"/>
    <w:tmpl w:val="40AA0B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46AA33D8"/>
    <w:multiLevelType w:val="hybridMultilevel"/>
    <w:tmpl w:val="3EC8D5B8"/>
    <w:lvl w:ilvl="0" w:tplc="3ACC1C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451FDEE"/>
    <w:multiLevelType w:val="hybridMultilevel"/>
    <w:tmpl w:val="7A022512"/>
    <w:lvl w:ilvl="0" w:tplc="9E62AB18">
      <w:start w:val="1"/>
      <w:numFmt w:val="decimal"/>
      <w:lvlText w:val="%1."/>
      <w:lvlJc w:val="left"/>
      <w:pPr>
        <w:ind w:left="720" w:hanging="360"/>
      </w:pPr>
    </w:lvl>
    <w:lvl w:ilvl="1" w:tplc="5BD8BF2E">
      <w:start w:val="1"/>
      <w:numFmt w:val="lowerLetter"/>
      <w:lvlText w:val="%2."/>
      <w:lvlJc w:val="left"/>
      <w:pPr>
        <w:ind w:left="1440" w:hanging="360"/>
      </w:pPr>
    </w:lvl>
    <w:lvl w:ilvl="2" w:tplc="F4B0B852">
      <w:start w:val="1"/>
      <w:numFmt w:val="lowerRoman"/>
      <w:lvlText w:val="%3."/>
      <w:lvlJc w:val="right"/>
      <w:pPr>
        <w:ind w:left="2160" w:hanging="180"/>
      </w:pPr>
    </w:lvl>
    <w:lvl w:ilvl="3" w:tplc="CD0E1DAE">
      <w:start w:val="1"/>
      <w:numFmt w:val="decimal"/>
      <w:lvlText w:val="%4."/>
      <w:lvlJc w:val="left"/>
      <w:pPr>
        <w:ind w:left="2880" w:hanging="360"/>
      </w:pPr>
    </w:lvl>
    <w:lvl w:ilvl="4" w:tplc="1A42DCD2">
      <w:start w:val="1"/>
      <w:numFmt w:val="lowerLetter"/>
      <w:lvlText w:val="%5."/>
      <w:lvlJc w:val="left"/>
      <w:pPr>
        <w:ind w:left="3600" w:hanging="360"/>
      </w:pPr>
    </w:lvl>
    <w:lvl w:ilvl="5" w:tplc="28BE66FE">
      <w:start w:val="1"/>
      <w:numFmt w:val="lowerRoman"/>
      <w:lvlText w:val="%6."/>
      <w:lvlJc w:val="right"/>
      <w:pPr>
        <w:ind w:left="4320" w:hanging="180"/>
      </w:pPr>
    </w:lvl>
    <w:lvl w:ilvl="6" w:tplc="8834CAB0">
      <w:start w:val="1"/>
      <w:numFmt w:val="decimal"/>
      <w:lvlText w:val="%7."/>
      <w:lvlJc w:val="left"/>
      <w:pPr>
        <w:ind w:left="5040" w:hanging="360"/>
      </w:pPr>
    </w:lvl>
    <w:lvl w:ilvl="7" w:tplc="8124AE6E">
      <w:start w:val="1"/>
      <w:numFmt w:val="lowerLetter"/>
      <w:lvlText w:val="%8."/>
      <w:lvlJc w:val="left"/>
      <w:pPr>
        <w:ind w:left="5760" w:hanging="360"/>
      </w:pPr>
    </w:lvl>
    <w:lvl w:ilvl="8" w:tplc="49EC46DC">
      <w:start w:val="1"/>
      <w:numFmt w:val="lowerRoman"/>
      <w:lvlText w:val="%9."/>
      <w:lvlJc w:val="right"/>
      <w:pPr>
        <w:ind w:left="6480" w:hanging="180"/>
      </w:p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29F2F89"/>
    <w:multiLevelType w:val="hybridMultilevel"/>
    <w:tmpl w:val="FFFFFFFF"/>
    <w:lvl w:ilvl="0" w:tplc="29C86740">
      <w:start w:val="1"/>
      <w:numFmt w:val="decimal"/>
      <w:lvlText w:val="%1."/>
      <w:lvlJc w:val="left"/>
      <w:pPr>
        <w:ind w:left="720" w:hanging="360"/>
      </w:pPr>
    </w:lvl>
    <w:lvl w:ilvl="1" w:tplc="81AE8FE4">
      <w:start w:val="1"/>
      <w:numFmt w:val="lowerLetter"/>
      <w:lvlText w:val="%2."/>
      <w:lvlJc w:val="left"/>
      <w:pPr>
        <w:ind w:left="1440" w:hanging="360"/>
      </w:pPr>
    </w:lvl>
    <w:lvl w:ilvl="2" w:tplc="B7549FEC">
      <w:start w:val="1"/>
      <w:numFmt w:val="lowerRoman"/>
      <w:lvlText w:val="%3."/>
      <w:lvlJc w:val="right"/>
      <w:pPr>
        <w:ind w:left="2160" w:hanging="180"/>
      </w:pPr>
    </w:lvl>
    <w:lvl w:ilvl="3" w:tplc="9348B05E">
      <w:start w:val="1"/>
      <w:numFmt w:val="decimal"/>
      <w:lvlText w:val="%4."/>
      <w:lvlJc w:val="left"/>
      <w:pPr>
        <w:ind w:left="2880" w:hanging="360"/>
      </w:pPr>
    </w:lvl>
    <w:lvl w:ilvl="4" w:tplc="715EA07E">
      <w:start w:val="1"/>
      <w:numFmt w:val="lowerLetter"/>
      <w:lvlText w:val="%5."/>
      <w:lvlJc w:val="left"/>
      <w:pPr>
        <w:ind w:left="3600" w:hanging="360"/>
      </w:pPr>
    </w:lvl>
    <w:lvl w:ilvl="5" w:tplc="A87E6152">
      <w:start w:val="1"/>
      <w:numFmt w:val="lowerRoman"/>
      <w:lvlText w:val="%6."/>
      <w:lvlJc w:val="right"/>
      <w:pPr>
        <w:ind w:left="4320" w:hanging="180"/>
      </w:pPr>
    </w:lvl>
    <w:lvl w:ilvl="6" w:tplc="1680A0AE">
      <w:start w:val="1"/>
      <w:numFmt w:val="decimal"/>
      <w:lvlText w:val="%7."/>
      <w:lvlJc w:val="left"/>
      <w:pPr>
        <w:ind w:left="5040" w:hanging="360"/>
      </w:pPr>
    </w:lvl>
    <w:lvl w:ilvl="7" w:tplc="B9DCE2E8">
      <w:start w:val="1"/>
      <w:numFmt w:val="lowerLetter"/>
      <w:lvlText w:val="%8."/>
      <w:lvlJc w:val="left"/>
      <w:pPr>
        <w:ind w:left="5760" w:hanging="360"/>
      </w:pPr>
    </w:lvl>
    <w:lvl w:ilvl="8" w:tplc="857C4C30">
      <w:start w:val="1"/>
      <w:numFmt w:val="lowerRoman"/>
      <w:lvlText w:val="%9."/>
      <w:lvlJc w:val="right"/>
      <w:pPr>
        <w:ind w:left="6480" w:hanging="180"/>
      </w:pPr>
    </w:lvl>
  </w:abstractNum>
  <w:abstractNum w:abstractNumId="35" w15:restartNumberingAfterBreak="0">
    <w:nsid w:val="76AC062B"/>
    <w:multiLevelType w:val="hybridMultilevel"/>
    <w:tmpl w:val="FFFFFFFF"/>
    <w:lvl w:ilvl="0" w:tplc="70BC55AE">
      <w:start w:val="1"/>
      <w:numFmt w:val="decimal"/>
      <w:lvlText w:val="%1."/>
      <w:lvlJc w:val="left"/>
      <w:pPr>
        <w:ind w:left="720" w:hanging="360"/>
      </w:pPr>
    </w:lvl>
    <w:lvl w:ilvl="1" w:tplc="46DCDB3A">
      <w:start w:val="1"/>
      <w:numFmt w:val="lowerLetter"/>
      <w:lvlText w:val="%2."/>
      <w:lvlJc w:val="left"/>
      <w:pPr>
        <w:ind w:left="1440" w:hanging="360"/>
      </w:pPr>
    </w:lvl>
    <w:lvl w:ilvl="2" w:tplc="F510030A">
      <w:start w:val="1"/>
      <w:numFmt w:val="lowerRoman"/>
      <w:lvlText w:val="%3."/>
      <w:lvlJc w:val="right"/>
      <w:pPr>
        <w:ind w:left="2160" w:hanging="180"/>
      </w:pPr>
    </w:lvl>
    <w:lvl w:ilvl="3" w:tplc="026C54A0">
      <w:start w:val="1"/>
      <w:numFmt w:val="decimal"/>
      <w:lvlText w:val="%4."/>
      <w:lvlJc w:val="left"/>
      <w:pPr>
        <w:ind w:left="2880" w:hanging="360"/>
      </w:pPr>
    </w:lvl>
    <w:lvl w:ilvl="4" w:tplc="D0EEED10">
      <w:start w:val="1"/>
      <w:numFmt w:val="lowerLetter"/>
      <w:lvlText w:val="%5."/>
      <w:lvlJc w:val="left"/>
      <w:pPr>
        <w:ind w:left="3600" w:hanging="360"/>
      </w:pPr>
    </w:lvl>
    <w:lvl w:ilvl="5" w:tplc="264C876E">
      <w:start w:val="1"/>
      <w:numFmt w:val="lowerRoman"/>
      <w:lvlText w:val="%6."/>
      <w:lvlJc w:val="right"/>
      <w:pPr>
        <w:ind w:left="4320" w:hanging="180"/>
      </w:pPr>
    </w:lvl>
    <w:lvl w:ilvl="6" w:tplc="15A8308A">
      <w:start w:val="1"/>
      <w:numFmt w:val="decimal"/>
      <w:lvlText w:val="%7."/>
      <w:lvlJc w:val="left"/>
      <w:pPr>
        <w:ind w:left="5040" w:hanging="360"/>
      </w:pPr>
    </w:lvl>
    <w:lvl w:ilvl="7" w:tplc="9D44A2A2">
      <w:start w:val="1"/>
      <w:numFmt w:val="lowerLetter"/>
      <w:lvlText w:val="%8."/>
      <w:lvlJc w:val="left"/>
      <w:pPr>
        <w:ind w:left="5760" w:hanging="360"/>
      </w:pPr>
    </w:lvl>
    <w:lvl w:ilvl="8" w:tplc="8FBCA2E0">
      <w:start w:val="1"/>
      <w:numFmt w:val="lowerRoman"/>
      <w:lvlText w:val="%9."/>
      <w:lvlJc w:val="right"/>
      <w:pPr>
        <w:ind w:left="6480" w:hanging="180"/>
      </w:p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695527"/>
    <w:multiLevelType w:val="multilevel"/>
    <w:tmpl w:val="289686A0"/>
    <w:lvl w:ilvl="0">
      <w:start w:val="1"/>
      <w:numFmt w:val="decimal"/>
      <w:pStyle w:val="Head1"/>
      <w:lvlText w:val="%1."/>
      <w:lvlJc w:val="left"/>
      <w:pPr>
        <w:ind w:left="360" w:hanging="360"/>
      </w:pPr>
    </w:lvl>
    <w:lvl w:ilvl="1">
      <w:start w:val="1"/>
      <w:numFmt w:val="decimal"/>
      <w:pStyle w:val="Head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1904791">
    <w:abstractNumId w:val="36"/>
  </w:num>
  <w:num w:numId="2" w16cid:durableId="818692153">
    <w:abstractNumId w:val="17"/>
  </w:num>
  <w:num w:numId="3" w16cid:durableId="1177766285">
    <w:abstractNumId w:val="12"/>
  </w:num>
  <w:num w:numId="4" w16cid:durableId="589310485">
    <w:abstractNumId w:val="33"/>
  </w:num>
  <w:num w:numId="5" w16cid:durableId="1870289313">
    <w:abstractNumId w:val="23"/>
  </w:num>
  <w:num w:numId="6" w16cid:durableId="1295142418">
    <w:abstractNumId w:val="19"/>
  </w:num>
  <w:num w:numId="7" w16cid:durableId="364251516">
    <w:abstractNumId w:val="31"/>
  </w:num>
  <w:num w:numId="8" w16cid:durableId="305404417">
    <w:abstractNumId w:val="27"/>
  </w:num>
  <w:num w:numId="9" w16cid:durableId="560143162">
    <w:abstractNumId w:val="30"/>
  </w:num>
  <w:num w:numId="10" w16cid:durableId="1305084917">
    <w:abstractNumId w:val="9"/>
  </w:num>
  <w:num w:numId="11" w16cid:durableId="377708219">
    <w:abstractNumId w:val="7"/>
  </w:num>
  <w:num w:numId="12" w16cid:durableId="580262269">
    <w:abstractNumId w:val="6"/>
  </w:num>
  <w:num w:numId="13" w16cid:durableId="1526015988">
    <w:abstractNumId w:val="5"/>
  </w:num>
  <w:num w:numId="14" w16cid:durableId="1192762997">
    <w:abstractNumId w:val="4"/>
  </w:num>
  <w:num w:numId="15" w16cid:durableId="1408458148">
    <w:abstractNumId w:val="8"/>
  </w:num>
  <w:num w:numId="16" w16cid:durableId="1406145076">
    <w:abstractNumId w:val="3"/>
  </w:num>
  <w:num w:numId="17" w16cid:durableId="2082561783">
    <w:abstractNumId w:val="2"/>
  </w:num>
  <w:num w:numId="18" w16cid:durableId="445740148">
    <w:abstractNumId w:val="1"/>
  </w:num>
  <w:num w:numId="19" w16cid:durableId="952054749">
    <w:abstractNumId w:val="0"/>
  </w:num>
  <w:num w:numId="20" w16cid:durableId="1493913795">
    <w:abstractNumId w:val="25"/>
  </w:num>
  <w:num w:numId="21" w16cid:durableId="494613431">
    <w:abstractNumId w:val="29"/>
  </w:num>
  <w:num w:numId="22" w16cid:durableId="1139300331">
    <w:abstractNumId w:val="38"/>
  </w:num>
  <w:num w:numId="23" w16cid:durableId="535775841">
    <w:abstractNumId w:val="16"/>
  </w:num>
  <w:num w:numId="24" w16cid:durableId="832068607">
    <w:abstractNumId w:val="32"/>
  </w:num>
  <w:num w:numId="25" w16cid:durableId="1474055145">
    <w:abstractNumId w:val="28"/>
  </w:num>
  <w:num w:numId="26" w16cid:durableId="680277743">
    <w:abstractNumId w:val="20"/>
  </w:num>
  <w:num w:numId="27" w16cid:durableId="150131600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22416281">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49732428">
    <w:abstractNumId w:val="21"/>
  </w:num>
  <w:num w:numId="30" w16cid:durableId="251934614">
    <w:abstractNumId w:val="15"/>
  </w:num>
  <w:num w:numId="31" w16cid:durableId="1982928962">
    <w:abstractNumId w:val="14"/>
  </w:num>
  <w:num w:numId="32" w16cid:durableId="1670988425">
    <w:abstractNumId w:val="11"/>
  </w:num>
  <w:num w:numId="33" w16cid:durableId="511922309">
    <w:abstractNumId w:val="35"/>
  </w:num>
  <w:num w:numId="34" w16cid:durableId="672295050">
    <w:abstractNumId w:val="24"/>
  </w:num>
  <w:num w:numId="35" w16cid:durableId="451364953">
    <w:abstractNumId w:val="34"/>
  </w:num>
  <w:num w:numId="36" w16cid:durableId="697972933">
    <w:abstractNumId w:val="13"/>
  </w:num>
  <w:num w:numId="37" w16cid:durableId="477961257">
    <w:abstractNumId w:val="37"/>
  </w:num>
  <w:num w:numId="38" w16cid:durableId="244610291">
    <w:abstractNumId w:val="26"/>
  </w:num>
  <w:num w:numId="39" w16cid:durableId="1454328686">
    <w:abstractNumId w:val="10"/>
  </w:num>
  <w:num w:numId="40" w16cid:durableId="1099251945">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de-DE"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1F2A"/>
    <w:rsid w:val="0000437E"/>
    <w:rsid w:val="000045ED"/>
    <w:rsid w:val="0000598B"/>
    <w:rsid w:val="0000740D"/>
    <w:rsid w:val="00010313"/>
    <w:rsid w:val="00011F4A"/>
    <w:rsid w:val="000165B8"/>
    <w:rsid w:val="000175EC"/>
    <w:rsid w:val="000202A7"/>
    <w:rsid w:val="00020BE4"/>
    <w:rsid w:val="000220DC"/>
    <w:rsid w:val="00022B7A"/>
    <w:rsid w:val="00025837"/>
    <w:rsid w:val="000272B3"/>
    <w:rsid w:val="0002736D"/>
    <w:rsid w:val="0003243C"/>
    <w:rsid w:val="00034CC6"/>
    <w:rsid w:val="000353AD"/>
    <w:rsid w:val="000353E5"/>
    <w:rsid w:val="00035FAD"/>
    <w:rsid w:val="00040A64"/>
    <w:rsid w:val="00041330"/>
    <w:rsid w:val="000440B6"/>
    <w:rsid w:val="00045252"/>
    <w:rsid w:val="000464CE"/>
    <w:rsid w:val="00047010"/>
    <w:rsid w:val="00047398"/>
    <w:rsid w:val="000503F3"/>
    <w:rsid w:val="00050C81"/>
    <w:rsid w:val="00050EEF"/>
    <w:rsid w:val="00051265"/>
    <w:rsid w:val="00051C63"/>
    <w:rsid w:val="00052A1A"/>
    <w:rsid w:val="00052C34"/>
    <w:rsid w:val="00053858"/>
    <w:rsid w:val="00053F7E"/>
    <w:rsid w:val="00056578"/>
    <w:rsid w:val="00056777"/>
    <w:rsid w:val="0005707C"/>
    <w:rsid w:val="000578B6"/>
    <w:rsid w:val="00062D29"/>
    <w:rsid w:val="000644B3"/>
    <w:rsid w:val="0006612B"/>
    <w:rsid w:val="0006799C"/>
    <w:rsid w:val="000713CD"/>
    <w:rsid w:val="00072E69"/>
    <w:rsid w:val="0007392C"/>
    <w:rsid w:val="000739F9"/>
    <w:rsid w:val="00073C9A"/>
    <w:rsid w:val="0007636F"/>
    <w:rsid w:val="00077680"/>
    <w:rsid w:val="00080E27"/>
    <w:rsid w:val="000819C0"/>
    <w:rsid w:val="00082059"/>
    <w:rsid w:val="00083A95"/>
    <w:rsid w:val="0008431E"/>
    <w:rsid w:val="00087B00"/>
    <w:rsid w:val="00093247"/>
    <w:rsid w:val="00096FF7"/>
    <w:rsid w:val="000A2845"/>
    <w:rsid w:val="000A34EC"/>
    <w:rsid w:val="000B3694"/>
    <w:rsid w:val="000C050B"/>
    <w:rsid w:val="000C1969"/>
    <w:rsid w:val="000C55F8"/>
    <w:rsid w:val="000C7BB3"/>
    <w:rsid w:val="000C7E5F"/>
    <w:rsid w:val="000D00B4"/>
    <w:rsid w:val="000D386C"/>
    <w:rsid w:val="000D6861"/>
    <w:rsid w:val="000D6EA3"/>
    <w:rsid w:val="000D6EFE"/>
    <w:rsid w:val="000D7504"/>
    <w:rsid w:val="000E0084"/>
    <w:rsid w:val="000E05BB"/>
    <w:rsid w:val="000E118B"/>
    <w:rsid w:val="000E15AA"/>
    <w:rsid w:val="000E278E"/>
    <w:rsid w:val="000E64FC"/>
    <w:rsid w:val="000E7A87"/>
    <w:rsid w:val="000F00ED"/>
    <w:rsid w:val="000F09F1"/>
    <w:rsid w:val="000F10BD"/>
    <w:rsid w:val="000F25B4"/>
    <w:rsid w:val="000F530D"/>
    <w:rsid w:val="000F6090"/>
    <w:rsid w:val="000F69EA"/>
    <w:rsid w:val="001007CE"/>
    <w:rsid w:val="00101D96"/>
    <w:rsid w:val="0010302E"/>
    <w:rsid w:val="00103192"/>
    <w:rsid w:val="0010356D"/>
    <w:rsid w:val="001041A3"/>
    <w:rsid w:val="00104460"/>
    <w:rsid w:val="0010534D"/>
    <w:rsid w:val="001065B7"/>
    <w:rsid w:val="00112E7C"/>
    <w:rsid w:val="001135A7"/>
    <w:rsid w:val="0011531B"/>
    <w:rsid w:val="00117386"/>
    <w:rsid w:val="00121BC2"/>
    <w:rsid w:val="001245AE"/>
    <w:rsid w:val="00124ECD"/>
    <w:rsid w:val="00125AC6"/>
    <w:rsid w:val="00127D30"/>
    <w:rsid w:val="0013113A"/>
    <w:rsid w:val="001314CF"/>
    <w:rsid w:val="00131F8D"/>
    <w:rsid w:val="00133A04"/>
    <w:rsid w:val="0013492C"/>
    <w:rsid w:val="001363F5"/>
    <w:rsid w:val="00136C97"/>
    <w:rsid w:val="0014079F"/>
    <w:rsid w:val="00140C02"/>
    <w:rsid w:val="00141A17"/>
    <w:rsid w:val="0014244B"/>
    <w:rsid w:val="00142FEA"/>
    <w:rsid w:val="0014379E"/>
    <w:rsid w:val="00144DFD"/>
    <w:rsid w:val="00145232"/>
    <w:rsid w:val="001453E7"/>
    <w:rsid w:val="00145419"/>
    <w:rsid w:val="00145486"/>
    <w:rsid w:val="00152510"/>
    <w:rsid w:val="00156691"/>
    <w:rsid w:val="001566AE"/>
    <w:rsid w:val="0016411A"/>
    <w:rsid w:val="00165805"/>
    <w:rsid w:val="00167CA6"/>
    <w:rsid w:val="001751F7"/>
    <w:rsid w:val="00176556"/>
    <w:rsid w:val="001767A6"/>
    <w:rsid w:val="00181DAF"/>
    <w:rsid w:val="00181FA9"/>
    <w:rsid w:val="00183445"/>
    <w:rsid w:val="00186FF2"/>
    <w:rsid w:val="0018CC72"/>
    <w:rsid w:val="00190489"/>
    <w:rsid w:val="00190784"/>
    <w:rsid w:val="00191A2B"/>
    <w:rsid w:val="00193445"/>
    <w:rsid w:val="0019377F"/>
    <w:rsid w:val="00195453"/>
    <w:rsid w:val="001961CD"/>
    <w:rsid w:val="00197C4A"/>
    <w:rsid w:val="001A06AF"/>
    <w:rsid w:val="001A09E6"/>
    <w:rsid w:val="001A3FB3"/>
    <w:rsid w:val="001A43B1"/>
    <w:rsid w:val="001A452F"/>
    <w:rsid w:val="001A5792"/>
    <w:rsid w:val="001A5BB7"/>
    <w:rsid w:val="001A6053"/>
    <w:rsid w:val="001A71BB"/>
    <w:rsid w:val="001B073F"/>
    <w:rsid w:val="001B22A3"/>
    <w:rsid w:val="001B29D6"/>
    <w:rsid w:val="001B4459"/>
    <w:rsid w:val="001B7471"/>
    <w:rsid w:val="001C11F1"/>
    <w:rsid w:val="001C1655"/>
    <w:rsid w:val="001D2EFE"/>
    <w:rsid w:val="001D5887"/>
    <w:rsid w:val="001D5AC6"/>
    <w:rsid w:val="001D768E"/>
    <w:rsid w:val="001E2720"/>
    <w:rsid w:val="001E3CEC"/>
    <w:rsid w:val="001E4665"/>
    <w:rsid w:val="001E71D7"/>
    <w:rsid w:val="001F1C34"/>
    <w:rsid w:val="001F3048"/>
    <w:rsid w:val="0020036A"/>
    <w:rsid w:val="00201445"/>
    <w:rsid w:val="0020294A"/>
    <w:rsid w:val="00202C6A"/>
    <w:rsid w:val="002045D8"/>
    <w:rsid w:val="002078BE"/>
    <w:rsid w:val="00222599"/>
    <w:rsid w:val="00222BEB"/>
    <w:rsid w:val="002233F8"/>
    <w:rsid w:val="00223FC6"/>
    <w:rsid w:val="00226EE2"/>
    <w:rsid w:val="0022736A"/>
    <w:rsid w:val="00237267"/>
    <w:rsid w:val="002374BB"/>
    <w:rsid w:val="00237ECE"/>
    <w:rsid w:val="00241144"/>
    <w:rsid w:val="0024376F"/>
    <w:rsid w:val="002441D9"/>
    <w:rsid w:val="00245119"/>
    <w:rsid w:val="0024562A"/>
    <w:rsid w:val="00250FEF"/>
    <w:rsid w:val="00252596"/>
    <w:rsid w:val="0025481F"/>
    <w:rsid w:val="002571E0"/>
    <w:rsid w:val="00262F83"/>
    <w:rsid w:val="00264B6B"/>
    <w:rsid w:val="0026690A"/>
    <w:rsid w:val="00267A5E"/>
    <w:rsid w:val="00270347"/>
    <w:rsid w:val="0027195D"/>
    <w:rsid w:val="00271A41"/>
    <w:rsid w:val="00272690"/>
    <w:rsid w:val="002729FE"/>
    <w:rsid w:val="002738DA"/>
    <w:rsid w:val="00280809"/>
    <w:rsid w:val="00282789"/>
    <w:rsid w:val="00282AF4"/>
    <w:rsid w:val="00286DF4"/>
    <w:rsid w:val="00286E1F"/>
    <w:rsid w:val="00287B17"/>
    <w:rsid w:val="00290DF5"/>
    <w:rsid w:val="00291033"/>
    <w:rsid w:val="002924AE"/>
    <w:rsid w:val="00292645"/>
    <w:rsid w:val="002932AF"/>
    <w:rsid w:val="0029583F"/>
    <w:rsid w:val="002A0A0A"/>
    <w:rsid w:val="002A1F60"/>
    <w:rsid w:val="002A27D5"/>
    <w:rsid w:val="002A44D8"/>
    <w:rsid w:val="002A517A"/>
    <w:rsid w:val="002A5EF4"/>
    <w:rsid w:val="002B01E4"/>
    <w:rsid w:val="002B145D"/>
    <w:rsid w:val="002B1F59"/>
    <w:rsid w:val="002B3B42"/>
    <w:rsid w:val="002C059E"/>
    <w:rsid w:val="002C05B6"/>
    <w:rsid w:val="002C5A36"/>
    <w:rsid w:val="002C7EC7"/>
    <w:rsid w:val="002C7F19"/>
    <w:rsid w:val="002D26C4"/>
    <w:rsid w:val="002D316A"/>
    <w:rsid w:val="002D6D95"/>
    <w:rsid w:val="002D7B07"/>
    <w:rsid w:val="002F031E"/>
    <w:rsid w:val="002F069E"/>
    <w:rsid w:val="002F2289"/>
    <w:rsid w:val="002F2EB2"/>
    <w:rsid w:val="002F4CD7"/>
    <w:rsid w:val="00301409"/>
    <w:rsid w:val="00301545"/>
    <w:rsid w:val="00302D0D"/>
    <w:rsid w:val="00302EF2"/>
    <w:rsid w:val="00302F80"/>
    <w:rsid w:val="00303FAD"/>
    <w:rsid w:val="0030484C"/>
    <w:rsid w:val="003057B1"/>
    <w:rsid w:val="00307501"/>
    <w:rsid w:val="00310A16"/>
    <w:rsid w:val="0031144E"/>
    <w:rsid w:val="00314658"/>
    <w:rsid w:val="003164B2"/>
    <w:rsid w:val="00316A70"/>
    <w:rsid w:val="00316C83"/>
    <w:rsid w:val="00317850"/>
    <w:rsid w:val="003217D1"/>
    <w:rsid w:val="00321DDC"/>
    <w:rsid w:val="00321F77"/>
    <w:rsid w:val="0032244B"/>
    <w:rsid w:val="00323FC5"/>
    <w:rsid w:val="00327258"/>
    <w:rsid w:val="0032775A"/>
    <w:rsid w:val="00327EA6"/>
    <w:rsid w:val="003314F2"/>
    <w:rsid w:val="0033270C"/>
    <w:rsid w:val="0033342D"/>
    <w:rsid w:val="003339C0"/>
    <w:rsid w:val="003342CD"/>
    <w:rsid w:val="0033644B"/>
    <w:rsid w:val="00336D12"/>
    <w:rsid w:val="00337F63"/>
    <w:rsid w:val="00340E42"/>
    <w:rsid w:val="00342333"/>
    <w:rsid w:val="0034235E"/>
    <w:rsid w:val="00345DF8"/>
    <w:rsid w:val="00346DA5"/>
    <w:rsid w:val="00351834"/>
    <w:rsid w:val="0035218A"/>
    <w:rsid w:val="00353442"/>
    <w:rsid w:val="0035513A"/>
    <w:rsid w:val="003555CF"/>
    <w:rsid w:val="00356296"/>
    <w:rsid w:val="00356CAB"/>
    <w:rsid w:val="00357671"/>
    <w:rsid w:val="003634F4"/>
    <w:rsid w:val="00367A86"/>
    <w:rsid w:val="00371630"/>
    <w:rsid w:val="00373175"/>
    <w:rsid w:val="00374637"/>
    <w:rsid w:val="0037572A"/>
    <w:rsid w:val="00376CCC"/>
    <w:rsid w:val="0038008A"/>
    <w:rsid w:val="0038080D"/>
    <w:rsid w:val="00381C29"/>
    <w:rsid w:val="00382177"/>
    <w:rsid w:val="003849A5"/>
    <w:rsid w:val="003876F9"/>
    <w:rsid w:val="00390853"/>
    <w:rsid w:val="003908D2"/>
    <w:rsid w:val="00392395"/>
    <w:rsid w:val="003936B1"/>
    <w:rsid w:val="003944CF"/>
    <w:rsid w:val="00396544"/>
    <w:rsid w:val="003966A2"/>
    <w:rsid w:val="00397CA8"/>
    <w:rsid w:val="003A07F8"/>
    <w:rsid w:val="003A1ABD"/>
    <w:rsid w:val="003A399F"/>
    <w:rsid w:val="003A3CF7"/>
    <w:rsid w:val="003A46A1"/>
    <w:rsid w:val="003A7DC7"/>
    <w:rsid w:val="003B0744"/>
    <w:rsid w:val="003B1A8F"/>
    <w:rsid w:val="003B1CA3"/>
    <w:rsid w:val="003B44F3"/>
    <w:rsid w:val="003B4E87"/>
    <w:rsid w:val="003B576F"/>
    <w:rsid w:val="003C1E1E"/>
    <w:rsid w:val="003C292C"/>
    <w:rsid w:val="003C3338"/>
    <w:rsid w:val="003C467D"/>
    <w:rsid w:val="003C65F3"/>
    <w:rsid w:val="003D0DD2"/>
    <w:rsid w:val="003D544B"/>
    <w:rsid w:val="003D6885"/>
    <w:rsid w:val="003D7001"/>
    <w:rsid w:val="003E1081"/>
    <w:rsid w:val="003E592A"/>
    <w:rsid w:val="003E5B29"/>
    <w:rsid w:val="003E6247"/>
    <w:rsid w:val="003E67AA"/>
    <w:rsid w:val="003F0F8F"/>
    <w:rsid w:val="003F1BC0"/>
    <w:rsid w:val="003F4297"/>
    <w:rsid w:val="003F47E8"/>
    <w:rsid w:val="003F5DAE"/>
    <w:rsid w:val="003F5F3D"/>
    <w:rsid w:val="003F6179"/>
    <w:rsid w:val="003F7CA2"/>
    <w:rsid w:val="003F7F57"/>
    <w:rsid w:val="0040079A"/>
    <w:rsid w:val="0040232F"/>
    <w:rsid w:val="004049B7"/>
    <w:rsid w:val="00404A38"/>
    <w:rsid w:val="00411C23"/>
    <w:rsid w:val="00412528"/>
    <w:rsid w:val="004128EE"/>
    <w:rsid w:val="00414733"/>
    <w:rsid w:val="00416331"/>
    <w:rsid w:val="0042096E"/>
    <w:rsid w:val="00424D7B"/>
    <w:rsid w:val="00424FEB"/>
    <w:rsid w:val="004272F4"/>
    <w:rsid w:val="00427C7D"/>
    <w:rsid w:val="00431783"/>
    <w:rsid w:val="004317EA"/>
    <w:rsid w:val="00431CB0"/>
    <w:rsid w:val="004335B1"/>
    <w:rsid w:val="00435DDC"/>
    <w:rsid w:val="0043662D"/>
    <w:rsid w:val="00437993"/>
    <w:rsid w:val="00440049"/>
    <w:rsid w:val="00440485"/>
    <w:rsid w:val="00441968"/>
    <w:rsid w:val="00443967"/>
    <w:rsid w:val="0044601B"/>
    <w:rsid w:val="00451FED"/>
    <w:rsid w:val="0045264B"/>
    <w:rsid w:val="00456DED"/>
    <w:rsid w:val="00457EFF"/>
    <w:rsid w:val="0046042C"/>
    <w:rsid w:val="004710DD"/>
    <w:rsid w:val="00472BFC"/>
    <w:rsid w:val="00473D12"/>
    <w:rsid w:val="00475E28"/>
    <w:rsid w:val="0048106F"/>
    <w:rsid w:val="0048126B"/>
    <w:rsid w:val="004825CE"/>
    <w:rsid w:val="0048336C"/>
    <w:rsid w:val="004836A6"/>
    <w:rsid w:val="00484BC4"/>
    <w:rsid w:val="00485CC3"/>
    <w:rsid w:val="0048746C"/>
    <w:rsid w:val="004905DF"/>
    <w:rsid w:val="00490E32"/>
    <w:rsid w:val="00492A99"/>
    <w:rsid w:val="00492EF4"/>
    <w:rsid w:val="0049322F"/>
    <w:rsid w:val="004947C9"/>
    <w:rsid w:val="00495781"/>
    <w:rsid w:val="00497365"/>
    <w:rsid w:val="004974E1"/>
    <w:rsid w:val="004A0C6E"/>
    <w:rsid w:val="004A1EE0"/>
    <w:rsid w:val="004A68DF"/>
    <w:rsid w:val="004A70DC"/>
    <w:rsid w:val="004A7556"/>
    <w:rsid w:val="004B06EA"/>
    <w:rsid w:val="004B0A32"/>
    <w:rsid w:val="004B0BF6"/>
    <w:rsid w:val="004B0E07"/>
    <w:rsid w:val="004C1EDF"/>
    <w:rsid w:val="004C430B"/>
    <w:rsid w:val="004C49F3"/>
    <w:rsid w:val="004C4E0E"/>
    <w:rsid w:val="004C5322"/>
    <w:rsid w:val="004C6B2D"/>
    <w:rsid w:val="004C6F14"/>
    <w:rsid w:val="004D0D00"/>
    <w:rsid w:val="004D19C1"/>
    <w:rsid w:val="004D5A1F"/>
    <w:rsid w:val="004D5F51"/>
    <w:rsid w:val="004D67CF"/>
    <w:rsid w:val="004E23F6"/>
    <w:rsid w:val="004F18CB"/>
    <w:rsid w:val="004F1A6F"/>
    <w:rsid w:val="004F2A2A"/>
    <w:rsid w:val="004F2C21"/>
    <w:rsid w:val="004F7E4C"/>
    <w:rsid w:val="00500604"/>
    <w:rsid w:val="005006EB"/>
    <w:rsid w:val="0050103C"/>
    <w:rsid w:val="00501F28"/>
    <w:rsid w:val="0050202D"/>
    <w:rsid w:val="0050248D"/>
    <w:rsid w:val="00502DAB"/>
    <w:rsid w:val="005041C6"/>
    <w:rsid w:val="00504C8B"/>
    <w:rsid w:val="00506EF6"/>
    <w:rsid w:val="00512E4F"/>
    <w:rsid w:val="00513A1A"/>
    <w:rsid w:val="005153AC"/>
    <w:rsid w:val="005160AB"/>
    <w:rsid w:val="005171C8"/>
    <w:rsid w:val="005202FB"/>
    <w:rsid w:val="005218D6"/>
    <w:rsid w:val="0052359E"/>
    <w:rsid w:val="00523CA6"/>
    <w:rsid w:val="00523CD9"/>
    <w:rsid w:val="005243AF"/>
    <w:rsid w:val="0052462C"/>
    <w:rsid w:val="005317EE"/>
    <w:rsid w:val="00532EF2"/>
    <w:rsid w:val="005335CC"/>
    <w:rsid w:val="0053387D"/>
    <w:rsid w:val="00535843"/>
    <w:rsid w:val="005406AE"/>
    <w:rsid w:val="00540C55"/>
    <w:rsid w:val="005461A9"/>
    <w:rsid w:val="00547A4E"/>
    <w:rsid w:val="00547A8C"/>
    <w:rsid w:val="00551881"/>
    <w:rsid w:val="00552670"/>
    <w:rsid w:val="005528F6"/>
    <w:rsid w:val="00557F72"/>
    <w:rsid w:val="00562E74"/>
    <w:rsid w:val="00563262"/>
    <w:rsid w:val="005633F1"/>
    <w:rsid w:val="00564FE5"/>
    <w:rsid w:val="005679CD"/>
    <w:rsid w:val="00581308"/>
    <w:rsid w:val="005818F1"/>
    <w:rsid w:val="005856F9"/>
    <w:rsid w:val="0058578F"/>
    <w:rsid w:val="00586A35"/>
    <w:rsid w:val="005877C3"/>
    <w:rsid w:val="00591A56"/>
    <w:rsid w:val="005927BE"/>
    <w:rsid w:val="00592EC8"/>
    <w:rsid w:val="00594F3C"/>
    <w:rsid w:val="00596082"/>
    <w:rsid w:val="00596653"/>
    <w:rsid w:val="00596F2A"/>
    <w:rsid w:val="005A5993"/>
    <w:rsid w:val="005A708F"/>
    <w:rsid w:val="005B2ED3"/>
    <w:rsid w:val="005B377F"/>
    <w:rsid w:val="005B493F"/>
    <w:rsid w:val="005B65AE"/>
    <w:rsid w:val="005C0062"/>
    <w:rsid w:val="005C084E"/>
    <w:rsid w:val="005C392C"/>
    <w:rsid w:val="005C3D72"/>
    <w:rsid w:val="005C3EA0"/>
    <w:rsid w:val="005C5A39"/>
    <w:rsid w:val="005C5E36"/>
    <w:rsid w:val="005C5EE8"/>
    <w:rsid w:val="005C73B8"/>
    <w:rsid w:val="005C7FC7"/>
    <w:rsid w:val="005D0695"/>
    <w:rsid w:val="005D0CCE"/>
    <w:rsid w:val="005D79D5"/>
    <w:rsid w:val="005D7E6E"/>
    <w:rsid w:val="005E024B"/>
    <w:rsid w:val="005E22A3"/>
    <w:rsid w:val="005E49FC"/>
    <w:rsid w:val="005E75AF"/>
    <w:rsid w:val="005F128F"/>
    <w:rsid w:val="005F2A82"/>
    <w:rsid w:val="005F30FF"/>
    <w:rsid w:val="005F3766"/>
    <w:rsid w:val="005F3889"/>
    <w:rsid w:val="005F50FD"/>
    <w:rsid w:val="00600148"/>
    <w:rsid w:val="006008A8"/>
    <w:rsid w:val="00601D87"/>
    <w:rsid w:val="00603DDB"/>
    <w:rsid w:val="00605216"/>
    <w:rsid w:val="0060676E"/>
    <w:rsid w:val="006078ED"/>
    <w:rsid w:val="00607A60"/>
    <w:rsid w:val="00607EE5"/>
    <w:rsid w:val="0061273A"/>
    <w:rsid w:val="00612C56"/>
    <w:rsid w:val="00612E4E"/>
    <w:rsid w:val="006147A1"/>
    <w:rsid w:val="00614ABD"/>
    <w:rsid w:val="00617564"/>
    <w:rsid w:val="006213F4"/>
    <w:rsid w:val="00623AB9"/>
    <w:rsid w:val="00624155"/>
    <w:rsid w:val="00624210"/>
    <w:rsid w:val="006249B1"/>
    <w:rsid w:val="00625C8A"/>
    <w:rsid w:val="006300B5"/>
    <w:rsid w:val="006306D4"/>
    <w:rsid w:val="006317A6"/>
    <w:rsid w:val="00635CED"/>
    <w:rsid w:val="00635EF2"/>
    <w:rsid w:val="0063608B"/>
    <w:rsid w:val="0063662D"/>
    <w:rsid w:val="00636F02"/>
    <w:rsid w:val="00637C3B"/>
    <w:rsid w:val="00637FDC"/>
    <w:rsid w:val="00641725"/>
    <w:rsid w:val="00642AA9"/>
    <w:rsid w:val="00642EDA"/>
    <w:rsid w:val="00644AAE"/>
    <w:rsid w:val="00644AC8"/>
    <w:rsid w:val="006501B5"/>
    <w:rsid w:val="00650463"/>
    <w:rsid w:val="00651013"/>
    <w:rsid w:val="006514CD"/>
    <w:rsid w:val="0065275A"/>
    <w:rsid w:val="00652A7B"/>
    <w:rsid w:val="00654D89"/>
    <w:rsid w:val="00654D92"/>
    <w:rsid w:val="00660417"/>
    <w:rsid w:val="00660A05"/>
    <w:rsid w:val="006664AF"/>
    <w:rsid w:val="00670649"/>
    <w:rsid w:val="00670BD0"/>
    <w:rsid w:val="006715CE"/>
    <w:rsid w:val="00675128"/>
    <w:rsid w:val="0068302A"/>
    <w:rsid w:val="00684D37"/>
    <w:rsid w:val="00685A9C"/>
    <w:rsid w:val="00686AFD"/>
    <w:rsid w:val="00687A80"/>
    <w:rsid w:val="00690EAB"/>
    <w:rsid w:val="0069101E"/>
    <w:rsid w:val="0069375F"/>
    <w:rsid w:val="0069472B"/>
    <w:rsid w:val="00694749"/>
    <w:rsid w:val="00694816"/>
    <w:rsid w:val="00695CF0"/>
    <w:rsid w:val="006973C3"/>
    <w:rsid w:val="006978B2"/>
    <w:rsid w:val="00697E81"/>
    <w:rsid w:val="006A059D"/>
    <w:rsid w:val="006A22F6"/>
    <w:rsid w:val="006A29E8"/>
    <w:rsid w:val="006A34E1"/>
    <w:rsid w:val="006A5134"/>
    <w:rsid w:val="006B01DB"/>
    <w:rsid w:val="006B3DC0"/>
    <w:rsid w:val="006B4623"/>
    <w:rsid w:val="006B4A8D"/>
    <w:rsid w:val="006B6602"/>
    <w:rsid w:val="006C3ACE"/>
    <w:rsid w:val="006C4437"/>
    <w:rsid w:val="006C4490"/>
    <w:rsid w:val="006C4BE3"/>
    <w:rsid w:val="006C6229"/>
    <w:rsid w:val="006C76F7"/>
    <w:rsid w:val="006D0E9B"/>
    <w:rsid w:val="006D15CC"/>
    <w:rsid w:val="006D1AFE"/>
    <w:rsid w:val="006D1D54"/>
    <w:rsid w:val="006D2239"/>
    <w:rsid w:val="006D3E3C"/>
    <w:rsid w:val="006D445F"/>
    <w:rsid w:val="006D7695"/>
    <w:rsid w:val="006D7C4B"/>
    <w:rsid w:val="006E0D12"/>
    <w:rsid w:val="006E1D56"/>
    <w:rsid w:val="006E2E00"/>
    <w:rsid w:val="006E4407"/>
    <w:rsid w:val="006E7653"/>
    <w:rsid w:val="006F050A"/>
    <w:rsid w:val="006F105F"/>
    <w:rsid w:val="006F10E1"/>
    <w:rsid w:val="006F1681"/>
    <w:rsid w:val="006F3751"/>
    <w:rsid w:val="006F38F1"/>
    <w:rsid w:val="006F5739"/>
    <w:rsid w:val="006F5DE6"/>
    <w:rsid w:val="00701282"/>
    <w:rsid w:val="00701FA6"/>
    <w:rsid w:val="0070306F"/>
    <w:rsid w:val="0070473B"/>
    <w:rsid w:val="0070531E"/>
    <w:rsid w:val="00705895"/>
    <w:rsid w:val="007103BB"/>
    <w:rsid w:val="00711A67"/>
    <w:rsid w:val="00716B11"/>
    <w:rsid w:val="007170D4"/>
    <w:rsid w:val="007178AD"/>
    <w:rsid w:val="00717D1F"/>
    <w:rsid w:val="00717FB2"/>
    <w:rsid w:val="007224EF"/>
    <w:rsid w:val="0072304C"/>
    <w:rsid w:val="00723A9A"/>
    <w:rsid w:val="007249CB"/>
    <w:rsid w:val="00724B07"/>
    <w:rsid w:val="00726FEF"/>
    <w:rsid w:val="00727914"/>
    <w:rsid w:val="00727EBD"/>
    <w:rsid w:val="00732243"/>
    <w:rsid w:val="00732D22"/>
    <w:rsid w:val="007365A7"/>
    <w:rsid w:val="0073675B"/>
    <w:rsid w:val="007368B3"/>
    <w:rsid w:val="00743328"/>
    <w:rsid w:val="007439CB"/>
    <w:rsid w:val="0074514C"/>
    <w:rsid w:val="007451FF"/>
    <w:rsid w:val="00745373"/>
    <w:rsid w:val="00745D34"/>
    <w:rsid w:val="007465B0"/>
    <w:rsid w:val="00747118"/>
    <w:rsid w:val="00747E69"/>
    <w:rsid w:val="00750A76"/>
    <w:rsid w:val="00751658"/>
    <w:rsid w:val="00751EC1"/>
    <w:rsid w:val="00752208"/>
    <w:rsid w:val="00752225"/>
    <w:rsid w:val="00752903"/>
    <w:rsid w:val="00752E42"/>
    <w:rsid w:val="00753548"/>
    <w:rsid w:val="00754646"/>
    <w:rsid w:val="00756BA7"/>
    <w:rsid w:val="00762405"/>
    <w:rsid w:val="00764059"/>
    <w:rsid w:val="007642C3"/>
    <w:rsid w:val="007647B0"/>
    <w:rsid w:val="00765265"/>
    <w:rsid w:val="00766808"/>
    <w:rsid w:val="0077160E"/>
    <w:rsid w:val="007741AC"/>
    <w:rsid w:val="0077447B"/>
    <w:rsid w:val="00777623"/>
    <w:rsid w:val="007800CE"/>
    <w:rsid w:val="00780227"/>
    <w:rsid w:val="00782220"/>
    <w:rsid w:val="00786E19"/>
    <w:rsid w:val="007877B6"/>
    <w:rsid w:val="007922F6"/>
    <w:rsid w:val="007931FA"/>
    <w:rsid w:val="007932D4"/>
    <w:rsid w:val="00793451"/>
    <w:rsid w:val="00793808"/>
    <w:rsid w:val="007952BC"/>
    <w:rsid w:val="00796687"/>
    <w:rsid w:val="0079682F"/>
    <w:rsid w:val="00796FE7"/>
    <w:rsid w:val="007972A5"/>
    <w:rsid w:val="007978B7"/>
    <w:rsid w:val="00797D60"/>
    <w:rsid w:val="007A26BA"/>
    <w:rsid w:val="007A2BB2"/>
    <w:rsid w:val="007A3F4E"/>
    <w:rsid w:val="007A481F"/>
    <w:rsid w:val="007A502C"/>
    <w:rsid w:val="007A579F"/>
    <w:rsid w:val="007B04FB"/>
    <w:rsid w:val="007B1081"/>
    <w:rsid w:val="007B13E6"/>
    <w:rsid w:val="007B1671"/>
    <w:rsid w:val="007B4AC3"/>
    <w:rsid w:val="007B56EF"/>
    <w:rsid w:val="007B6B52"/>
    <w:rsid w:val="007B6EED"/>
    <w:rsid w:val="007B7080"/>
    <w:rsid w:val="007B7616"/>
    <w:rsid w:val="007C1864"/>
    <w:rsid w:val="007C2243"/>
    <w:rsid w:val="007C2CD2"/>
    <w:rsid w:val="007C46B5"/>
    <w:rsid w:val="007C57E7"/>
    <w:rsid w:val="007D349A"/>
    <w:rsid w:val="007D3C28"/>
    <w:rsid w:val="007D48AE"/>
    <w:rsid w:val="007D4DBC"/>
    <w:rsid w:val="007D7908"/>
    <w:rsid w:val="007E0B4F"/>
    <w:rsid w:val="007E0C6F"/>
    <w:rsid w:val="007E2800"/>
    <w:rsid w:val="007E3C05"/>
    <w:rsid w:val="007E6705"/>
    <w:rsid w:val="007E7648"/>
    <w:rsid w:val="007E7970"/>
    <w:rsid w:val="007F011D"/>
    <w:rsid w:val="007F0FCA"/>
    <w:rsid w:val="007F2D1D"/>
    <w:rsid w:val="00802923"/>
    <w:rsid w:val="00802E06"/>
    <w:rsid w:val="00803850"/>
    <w:rsid w:val="0080407A"/>
    <w:rsid w:val="008051C3"/>
    <w:rsid w:val="00807D6E"/>
    <w:rsid w:val="00810133"/>
    <w:rsid w:val="00810CE2"/>
    <w:rsid w:val="00813EDB"/>
    <w:rsid w:val="00813F5D"/>
    <w:rsid w:val="00814176"/>
    <w:rsid w:val="008150D4"/>
    <w:rsid w:val="00820423"/>
    <w:rsid w:val="0082072E"/>
    <w:rsid w:val="00821176"/>
    <w:rsid w:val="00824131"/>
    <w:rsid w:val="008245F0"/>
    <w:rsid w:val="008272CD"/>
    <w:rsid w:val="008313F7"/>
    <w:rsid w:val="00833846"/>
    <w:rsid w:val="00835F62"/>
    <w:rsid w:val="0083735E"/>
    <w:rsid w:val="008379C9"/>
    <w:rsid w:val="00837CBF"/>
    <w:rsid w:val="00841365"/>
    <w:rsid w:val="00843705"/>
    <w:rsid w:val="00844D8F"/>
    <w:rsid w:val="00845094"/>
    <w:rsid w:val="00845CDF"/>
    <w:rsid w:val="00847A31"/>
    <w:rsid w:val="00847F07"/>
    <w:rsid w:val="00850D0C"/>
    <w:rsid w:val="008548E7"/>
    <w:rsid w:val="008554FF"/>
    <w:rsid w:val="0085553A"/>
    <w:rsid w:val="00860427"/>
    <w:rsid w:val="0086229F"/>
    <w:rsid w:val="0086291E"/>
    <w:rsid w:val="00863574"/>
    <w:rsid w:val="008708D7"/>
    <w:rsid w:val="008717C8"/>
    <w:rsid w:val="00871E83"/>
    <w:rsid w:val="008729B3"/>
    <w:rsid w:val="00873AA2"/>
    <w:rsid w:val="0087462F"/>
    <w:rsid w:val="00876553"/>
    <w:rsid w:val="00876C7A"/>
    <w:rsid w:val="008817B0"/>
    <w:rsid w:val="00882722"/>
    <w:rsid w:val="00884163"/>
    <w:rsid w:val="0089066F"/>
    <w:rsid w:val="00890B8A"/>
    <w:rsid w:val="00891A1D"/>
    <w:rsid w:val="00892944"/>
    <w:rsid w:val="008929DB"/>
    <w:rsid w:val="0089313F"/>
    <w:rsid w:val="00894848"/>
    <w:rsid w:val="008949E1"/>
    <w:rsid w:val="00896792"/>
    <w:rsid w:val="00896989"/>
    <w:rsid w:val="008A016F"/>
    <w:rsid w:val="008A0474"/>
    <w:rsid w:val="008A1622"/>
    <w:rsid w:val="008A378F"/>
    <w:rsid w:val="008A435D"/>
    <w:rsid w:val="008A5278"/>
    <w:rsid w:val="008A5C16"/>
    <w:rsid w:val="008A665A"/>
    <w:rsid w:val="008B0130"/>
    <w:rsid w:val="008B1EFD"/>
    <w:rsid w:val="008B2FD2"/>
    <w:rsid w:val="008B4538"/>
    <w:rsid w:val="008B710D"/>
    <w:rsid w:val="008C3B3F"/>
    <w:rsid w:val="008C6E83"/>
    <w:rsid w:val="008C72C9"/>
    <w:rsid w:val="008D4A83"/>
    <w:rsid w:val="008D706B"/>
    <w:rsid w:val="008E16A4"/>
    <w:rsid w:val="008E1924"/>
    <w:rsid w:val="008E3CBD"/>
    <w:rsid w:val="008E6EED"/>
    <w:rsid w:val="008E721E"/>
    <w:rsid w:val="008E79D3"/>
    <w:rsid w:val="008F0435"/>
    <w:rsid w:val="008F4CFD"/>
    <w:rsid w:val="008F5532"/>
    <w:rsid w:val="008F5E33"/>
    <w:rsid w:val="008F6FB8"/>
    <w:rsid w:val="009010B7"/>
    <w:rsid w:val="00901E1E"/>
    <w:rsid w:val="00903ED3"/>
    <w:rsid w:val="00904439"/>
    <w:rsid w:val="009073E1"/>
    <w:rsid w:val="00907F6F"/>
    <w:rsid w:val="00913441"/>
    <w:rsid w:val="00916211"/>
    <w:rsid w:val="0092097E"/>
    <w:rsid w:val="0092209C"/>
    <w:rsid w:val="00922D48"/>
    <w:rsid w:val="0092499E"/>
    <w:rsid w:val="00925126"/>
    <w:rsid w:val="00925E47"/>
    <w:rsid w:val="00926306"/>
    <w:rsid w:val="009268B7"/>
    <w:rsid w:val="00926E45"/>
    <w:rsid w:val="00931F2B"/>
    <w:rsid w:val="00932621"/>
    <w:rsid w:val="00932662"/>
    <w:rsid w:val="0093344E"/>
    <w:rsid w:val="0093457C"/>
    <w:rsid w:val="00934FE1"/>
    <w:rsid w:val="00936367"/>
    <w:rsid w:val="0093647A"/>
    <w:rsid w:val="00936F8D"/>
    <w:rsid w:val="0093779E"/>
    <w:rsid w:val="00942FCB"/>
    <w:rsid w:val="00943022"/>
    <w:rsid w:val="00946392"/>
    <w:rsid w:val="0095071A"/>
    <w:rsid w:val="00950943"/>
    <w:rsid w:val="00950F42"/>
    <w:rsid w:val="009526B9"/>
    <w:rsid w:val="00955704"/>
    <w:rsid w:val="00957ADC"/>
    <w:rsid w:val="00957C22"/>
    <w:rsid w:val="00962503"/>
    <w:rsid w:val="0096349C"/>
    <w:rsid w:val="00966299"/>
    <w:rsid w:val="009668DE"/>
    <w:rsid w:val="00966D02"/>
    <w:rsid w:val="00967B6C"/>
    <w:rsid w:val="00970983"/>
    <w:rsid w:val="00971359"/>
    <w:rsid w:val="0097250C"/>
    <w:rsid w:val="00976413"/>
    <w:rsid w:val="00980366"/>
    <w:rsid w:val="00980519"/>
    <w:rsid w:val="0098054D"/>
    <w:rsid w:val="00982618"/>
    <w:rsid w:val="00982C4C"/>
    <w:rsid w:val="0098457F"/>
    <w:rsid w:val="00985D68"/>
    <w:rsid w:val="00986039"/>
    <w:rsid w:val="00987165"/>
    <w:rsid w:val="00987586"/>
    <w:rsid w:val="009923C7"/>
    <w:rsid w:val="009939A7"/>
    <w:rsid w:val="009963DE"/>
    <w:rsid w:val="009966B7"/>
    <w:rsid w:val="00996D12"/>
    <w:rsid w:val="009978A7"/>
    <w:rsid w:val="009A0D78"/>
    <w:rsid w:val="009A11A2"/>
    <w:rsid w:val="009A3348"/>
    <w:rsid w:val="009A4986"/>
    <w:rsid w:val="009A5600"/>
    <w:rsid w:val="009A62AA"/>
    <w:rsid w:val="009B00DC"/>
    <w:rsid w:val="009B1EB7"/>
    <w:rsid w:val="009B1F3C"/>
    <w:rsid w:val="009B3689"/>
    <w:rsid w:val="009B3EF8"/>
    <w:rsid w:val="009B45AD"/>
    <w:rsid w:val="009B7559"/>
    <w:rsid w:val="009C4B29"/>
    <w:rsid w:val="009C7DD2"/>
    <w:rsid w:val="009D155C"/>
    <w:rsid w:val="009D25F7"/>
    <w:rsid w:val="009D30A2"/>
    <w:rsid w:val="009D3C3B"/>
    <w:rsid w:val="009D46EA"/>
    <w:rsid w:val="009D49A4"/>
    <w:rsid w:val="009D4C7F"/>
    <w:rsid w:val="009D51DE"/>
    <w:rsid w:val="009D5BC2"/>
    <w:rsid w:val="009D7A1C"/>
    <w:rsid w:val="009E56C5"/>
    <w:rsid w:val="009F0070"/>
    <w:rsid w:val="009F2833"/>
    <w:rsid w:val="00A00906"/>
    <w:rsid w:val="00A01202"/>
    <w:rsid w:val="00A012F5"/>
    <w:rsid w:val="00A045C6"/>
    <w:rsid w:val="00A05C15"/>
    <w:rsid w:val="00A12291"/>
    <w:rsid w:val="00A145C5"/>
    <w:rsid w:val="00A15152"/>
    <w:rsid w:val="00A155F9"/>
    <w:rsid w:val="00A164B7"/>
    <w:rsid w:val="00A17D0C"/>
    <w:rsid w:val="00A21DEF"/>
    <w:rsid w:val="00A22A69"/>
    <w:rsid w:val="00A22C13"/>
    <w:rsid w:val="00A319FD"/>
    <w:rsid w:val="00A32E77"/>
    <w:rsid w:val="00A33DEB"/>
    <w:rsid w:val="00A3530D"/>
    <w:rsid w:val="00A3704E"/>
    <w:rsid w:val="00A410A4"/>
    <w:rsid w:val="00A41E34"/>
    <w:rsid w:val="00A4425C"/>
    <w:rsid w:val="00A462C6"/>
    <w:rsid w:val="00A46F1F"/>
    <w:rsid w:val="00A54F78"/>
    <w:rsid w:val="00A55023"/>
    <w:rsid w:val="00A55BE3"/>
    <w:rsid w:val="00A6517C"/>
    <w:rsid w:val="00A66124"/>
    <w:rsid w:val="00A739CB"/>
    <w:rsid w:val="00A75047"/>
    <w:rsid w:val="00A754B9"/>
    <w:rsid w:val="00A768A2"/>
    <w:rsid w:val="00A84CF6"/>
    <w:rsid w:val="00A8507F"/>
    <w:rsid w:val="00A85C31"/>
    <w:rsid w:val="00A91A7B"/>
    <w:rsid w:val="00A91E16"/>
    <w:rsid w:val="00A93A16"/>
    <w:rsid w:val="00A95518"/>
    <w:rsid w:val="00A9740E"/>
    <w:rsid w:val="00AA10C4"/>
    <w:rsid w:val="00AA15EB"/>
    <w:rsid w:val="00AA264C"/>
    <w:rsid w:val="00AA57D8"/>
    <w:rsid w:val="00AA5BF1"/>
    <w:rsid w:val="00AA607B"/>
    <w:rsid w:val="00AA68F0"/>
    <w:rsid w:val="00AA6913"/>
    <w:rsid w:val="00AA6C79"/>
    <w:rsid w:val="00AA6E2B"/>
    <w:rsid w:val="00AB0733"/>
    <w:rsid w:val="00AB0F92"/>
    <w:rsid w:val="00AB21AA"/>
    <w:rsid w:val="00AB2327"/>
    <w:rsid w:val="00AB4431"/>
    <w:rsid w:val="00AC4630"/>
    <w:rsid w:val="00AC4AAB"/>
    <w:rsid w:val="00AC4D3F"/>
    <w:rsid w:val="00AC62BD"/>
    <w:rsid w:val="00AD0294"/>
    <w:rsid w:val="00AD6E7A"/>
    <w:rsid w:val="00AD7318"/>
    <w:rsid w:val="00AE1E64"/>
    <w:rsid w:val="00AE3DCA"/>
    <w:rsid w:val="00AE6173"/>
    <w:rsid w:val="00AE6B3A"/>
    <w:rsid w:val="00AF37F8"/>
    <w:rsid w:val="00AF5FF3"/>
    <w:rsid w:val="00AF6F93"/>
    <w:rsid w:val="00AF6F94"/>
    <w:rsid w:val="00B004F4"/>
    <w:rsid w:val="00B0616A"/>
    <w:rsid w:val="00B06A3C"/>
    <w:rsid w:val="00B07D62"/>
    <w:rsid w:val="00B10A21"/>
    <w:rsid w:val="00B126A9"/>
    <w:rsid w:val="00B12BD9"/>
    <w:rsid w:val="00B13E4F"/>
    <w:rsid w:val="00B14E51"/>
    <w:rsid w:val="00B14F71"/>
    <w:rsid w:val="00B15A21"/>
    <w:rsid w:val="00B1638F"/>
    <w:rsid w:val="00B16442"/>
    <w:rsid w:val="00B1675C"/>
    <w:rsid w:val="00B178BC"/>
    <w:rsid w:val="00B17E53"/>
    <w:rsid w:val="00B21EF1"/>
    <w:rsid w:val="00B23193"/>
    <w:rsid w:val="00B25737"/>
    <w:rsid w:val="00B3012E"/>
    <w:rsid w:val="00B309BD"/>
    <w:rsid w:val="00B33269"/>
    <w:rsid w:val="00B33828"/>
    <w:rsid w:val="00B350C9"/>
    <w:rsid w:val="00B3715C"/>
    <w:rsid w:val="00B4052C"/>
    <w:rsid w:val="00B4195C"/>
    <w:rsid w:val="00B41CB4"/>
    <w:rsid w:val="00B43D73"/>
    <w:rsid w:val="00B443D2"/>
    <w:rsid w:val="00B46551"/>
    <w:rsid w:val="00B46C87"/>
    <w:rsid w:val="00B46FF3"/>
    <w:rsid w:val="00B470E6"/>
    <w:rsid w:val="00B47C39"/>
    <w:rsid w:val="00B51DB5"/>
    <w:rsid w:val="00B532D3"/>
    <w:rsid w:val="00B53B79"/>
    <w:rsid w:val="00B5400D"/>
    <w:rsid w:val="00B60C74"/>
    <w:rsid w:val="00B61445"/>
    <w:rsid w:val="00B61DDD"/>
    <w:rsid w:val="00B61F0E"/>
    <w:rsid w:val="00B64DD4"/>
    <w:rsid w:val="00B64F13"/>
    <w:rsid w:val="00B66B03"/>
    <w:rsid w:val="00B70705"/>
    <w:rsid w:val="00B71931"/>
    <w:rsid w:val="00B73DEA"/>
    <w:rsid w:val="00B761D3"/>
    <w:rsid w:val="00B77799"/>
    <w:rsid w:val="00B82137"/>
    <w:rsid w:val="00B85C36"/>
    <w:rsid w:val="00B92119"/>
    <w:rsid w:val="00B96FE9"/>
    <w:rsid w:val="00B9721E"/>
    <w:rsid w:val="00BA00DF"/>
    <w:rsid w:val="00BA5432"/>
    <w:rsid w:val="00BA7DD8"/>
    <w:rsid w:val="00BB2E1C"/>
    <w:rsid w:val="00BB333E"/>
    <w:rsid w:val="00BB4DD5"/>
    <w:rsid w:val="00BB61F9"/>
    <w:rsid w:val="00BB77BE"/>
    <w:rsid w:val="00BC0A08"/>
    <w:rsid w:val="00BC41C2"/>
    <w:rsid w:val="00BC57A3"/>
    <w:rsid w:val="00BC58B8"/>
    <w:rsid w:val="00BC5BDA"/>
    <w:rsid w:val="00BC723F"/>
    <w:rsid w:val="00BC7AE8"/>
    <w:rsid w:val="00BD193E"/>
    <w:rsid w:val="00BD304D"/>
    <w:rsid w:val="00BD3171"/>
    <w:rsid w:val="00BD4A59"/>
    <w:rsid w:val="00BD6185"/>
    <w:rsid w:val="00BD61E5"/>
    <w:rsid w:val="00BD633B"/>
    <w:rsid w:val="00BD6A88"/>
    <w:rsid w:val="00BD793B"/>
    <w:rsid w:val="00BE2609"/>
    <w:rsid w:val="00BE4BBA"/>
    <w:rsid w:val="00BE5BE2"/>
    <w:rsid w:val="00BE601E"/>
    <w:rsid w:val="00BE7F58"/>
    <w:rsid w:val="00BF20C1"/>
    <w:rsid w:val="00BF2759"/>
    <w:rsid w:val="00BF30F8"/>
    <w:rsid w:val="00BF3A7E"/>
    <w:rsid w:val="00BF3D6B"/>
    <w:rsid w:val="00BF6710"/>
    <w:rsid w:val="00BF74ED"/>
    <w:rsid w:val="00BF7A36"/>
    <w:rsid w:val="00C01BBE"/>
    <w:rsid w:val="00C03DCA"/>
    <w:rsid w:val="00C043F3"/>
    <w:rsid w:val="00C06212"/>
    <w:rsid w:val="00C10E1A"/>
    <w:rsid w:val="00C1142C"/>
    <w:rsid w:val="00C116C7"/>
    <w:rsid w:val="00C14A4F"/>
    <w:rsid w:val="00C17D21"/>
    <w:rsid w:val="00C17DFF"/>
    <w:rsid w:val="00C21CC2"/>
    <w:rsid w:val="00C2212B"/>
    <w:rsid w:val="00C25BE0"/>
    <w:rsid w:val="00C264C2"/>
    <w:rsid w:val="00C31E64"/>
    <w:rsid w:val="00C3217F"/>
    <w:rsid w:val="00C32613"/>
    <w:rsid w:val="00C33392"/>
    <w:rsid w:val="00C339C1"/>
    <w:rsid w:val="00C34EB9"/>
    <w:rsid w:val="00C4003D"/>
    <w:rsid w:val="00C40CD6"/>
    <w:rsid w:val="00C40DF7"/>
    <w:rsid w:val="00C41AE1"/>
    <w:rsid w:val="00C421F4"/>
    <w:rsid w:val="00C42DCD"/>
    <w:rsid w:val="00C4538D"/>
    <w:rsid w:val="00C461FF"/>
    <w:rsid w:val="00C50274"/>
    <w:rsid w:val="00C51D2F"/>
    <w:rsid w:val="00C53578"/>
    <w:rsid w:val="00C5423E"/>
    <w:rsid w:val="00C577EF"/>
    <w:rsid w:val="00C6628E"/>
    <w:rsid w:val="00C67C4B"/>
    <w:rsid w:val="00C70837"/>
    <w:rsid w:val="00C72FAB"/>
    <w:rsid w:val="00C7394E"/>
    <w:rsid w:val="00C741B6"/>
    <w:rsid w:val="00C75444"/>
    <w:rsid w:val="00C768D0"/>
    <w:rsid w:val="00C76E9E"/>
    <w:rsid w:val="00C821D7"/>
    <w:rsid w:val="00C822AF"/>
    <w:rsid w:val="00C84BA1"/>
    <w:rsid w:val="00C90428"/>
    <w:rsid w:val="00C918C7"/>
    <w:rsid w:val="00C91A66"/>
    <w:rsid w:val="00C9472A"/>
    <w:rsid w:val="00C948AB"/>
    <w:rsid w:val="00C95C6E"/>
    <w:rsid w:val="00C960AF"/>
    <w:rsid w:val="00C9678B"/>
    <w:rsid w:val="00C96C07"/>
    <w:rsid w:val="00C96F5B"/>
    <w:rsid w:val="00CA04A2"/>
    <w:rsid w:val="00CA0C06"/>
    <w:rsid w:val="00CA17C5"/>
    <w:rsid w:val="00CA2B23"/>
    <w:rsid w:val="00CA49C9"/>
    <w:rsid w:val="00CA4FFB"/>
    <w:rsid w:val="00CB2015"/>
    <w:rsid w:val="00CB2BE0"/>
    <w:rsid w:val="00CB313C"/>
    <w:rsid w:val="00CB37F4"/>
    <w:rsid w:val="00CB4748"/>
    <w:rsid w:val="00CB5ACE"/>
    <w:rsid w:val="00CB6709"/>
    <w:rsid w:val="00CB69B8"/>
    <w:rsid w:val="00CC2415"/>
    <w:rsid w:val="00CC2FE0"/>
    <w:rsid w:val="00CC5AB6"/>
    <w:rsid w:val="00CC5DD5"/>
    <w:rsid w:val="00CC673E"/>
    <w:rsid w:val="00CD2F94"/>
    <w:rsid w:val="00CD4663"/>
    <w:rsid w:val="00CD59C0"/>
    <w:rsid w:val="00CD6B1F"/>
    <w:rsid w:val="00CD72E1"/>
    <w:rsid w:val="00CE1464"/>
    <w:rsid w:val="00CE38CE"/>
    <w:rsid w:val="00CE4AD0"/>
    <w:rsid w:val="00CE6042"/>
    <w:rsid w:val="00CE752A"/>
    <w:rsid w:val="00CE7ACF"/>
    <w:rsid w:val="00CF151B"/>
    <w:rsid w:val="00CF2B1E"/>
    <w:rsid w:val="00CF3682"/>
    <w:rsid w:val="00CF39D4"/>
    <w:rsid w:val="00CF7CB1"/>
    <w:rsid w:val="00CF7DEB"/>
    <w:rsid w:val="00D04103"/>
    <w:rsid w:val="00D05567"/>
    <w:rsid w:val="00D11C15"/>
    <w:rsid w:val="00D13A92"/>
    <w:rsid w:val="00D16EEF"/>
    <w:rsid w:val="00D20F10"/>
    <w:rsid w:val="00D22FE2"/>
    <w:rsid w:val="00D239C2"/>
    <w:rsid w:val="00D248ED"/>
    <w:rsid w:val="00D24AA4"/>
    <w:rsid w:val="00D25819"/>
    <w:rsid w:val="00D31EBA"/>
    <w:rsid w:val="00D3245C"/>
    <w:rsid w:val="00D3259A"/>
    <w:rsid w:val="00D33B35"/>
    <w:rsid w:val="00D33DB7"/>
    <w:rsid w:val="00D341FA"/>
    <w:rsid w:val="00D34435"/>
    <w:rsid w:val="00D3456E"/>
    <w:rsid w:val="00D36740"/>
    <w:rsid w:val="00D379BA"/>
    <w:rsid w:val="00D42750"/>
    <w:rsid w:val="00D43F9B"/>
    <w:rsid w:val="00D45E03"/>
    <w:rsid w:val="00D46020"/>
    <w:rsid w:val="00D47BCC"/>
    <w:rsid w:val="00D47FE5"/>
    <w:rsid w:val="00D55876"/>
    <w:rsid w:val="00D56881"/>
    <w:rsid w:val="00D60418"/>
    <w:rsid w:val="00D60A94"/>
    <w:rsid w:val="00D61F9B"/>
    <w:rsid w:val="00D6294C"/>
    <w:rsid w:val="00D6579D"/>
    <w:rsid w:val="00D658B3"/>
    <w:rsid w:val="00D679AE"/>
    <w:rsid w:val="00D707D0"/>
    <w:rsid w:val="00D70EDE"/>
    <w:rsid w:val="00D71366"/>
    <w:rsid w:val="00D73398"/>
    <w:rsid w:val="00D73DE6"/>
    <w:rsid w:val="00D757A1"/>
    <w:rsid w:val="00D7608B"/>
    <w:rsid w:val="00D7752A"/>
    <w:rsid w:val="00D776D2"/>
    <w:rsid w:val="00D80903"/>
    <w:rsid w:val="00D819E3"/>
    <w:rsid w:val="00D81E8B"/>
    <w:rsid w:val="00D84D9A"/>
    <w:rsid w:val="00D872B5"/>
    <w:rsid w:val="00D87CD8"/>
    <w:rsid w:val="00D9290D"/>
    <w:rsid w:val="00D9537C"/>
    <w:rsid w:val="00D95731"/>
    <w:rsid w:val="00D978E5"/>
    <w:rsid w:val="00D97E07"/>
    <w:rsid w:val="00DA0EF7"/>
    <w:rsid w:val="00DA1FAA"/>
    <w:rsid w:val="00DA2931"/>
    <w:rsid w:val="00DA6167"/>
    <w:rsid w:val="00DA7FDA"/>
    <w:rsid w:val="00DB4AB3"/>
    <w:rsid w:val="00DB6C0B"/>
    <w:rsid w:val="00DC0048"/>
    <w:rsid w:val="00DC0849"/>
    <w:rsid w:val="00DC112E"/>
    <w:rsid w:val="00DC159F"/>
    <w:rsid w:val="00DC1C49"/>
    <w:rsid w:val="00DC1FFF"/>
    <w:rsid w:val="00DC4B20"/>
    <w:rsid w:val="00DC4FC9"/>
    <w:rsid w:val="00DC62E1"/>
    <w:rsid w:val="00DD2FF3"/>
    <w:rsid w:val="00DD476E"/>
    <w:rsid w:val="00DD5335"/>
    <w:rsid w:val="00DD7E5C"/>
    <w:rsid w:val="00DE161F"/>
    <w:rsid w:val="00DE33A7"/>
    <w:rsid w:val="00DE4187"/>
    <w:rsid w:val="00DE734F"/>
    <w:rsid w:val="00DE7D34"/>
    <w:rsid w:val="00DF0AFF"/>
    <w:rsid w:val="00DF0E97"/>
    <w:rsid w:val="00DF1D0C"/>
    <w:rsid w:val="00DF68F8"/>
    <w:rsid w:val="00E016B0"/>
    <w:rsid w:val="00E02519"/>
    <w:rsid w:val="00E03EF2"/>
    <w:rsid w:val="00E04496"/>
    <w:rsid w:val="00E047A0"/>
    <w:rsid w:val="00E0E8D7"/>
    <w:rsid w:val="00E12B39"/>
    <w:rsid w:val="00E138A9"/>
    <w:rsid w:val="00E13CDC"/>
    <w:rsid w:val="00E16151"/>
    <w:rsid w:val="00E21850"/>
    <w:rsid w:val="00E2212F"/>
    <w:rsid w:val="00E238F9"/>
    <w:rsid w:val="00E251D2"/>
    <w:rsid w:val="00E25D4B"/>
    <w:rsid w:val="00E270D5"/>
    <w:rsid w:val="00E27659"/>
    <w:rsid w:val="00E30D05"/>
    <w:rsid w:val="00E320C3"/>
    <w:rsid w:val="00E3383F"/>
    <w:rsid w:val="00E34C78"/>
    <w:rsid w:val="00E36BC9"/>
    <w:rsid w:val="00E44018"/>
    <w:rsid w:val="00E4690B"/>
    <w:rsid w:val="00E47718"/>
    <w:rsid w:val="00E507CE"/>
    <w:rsid w:val="00E51B27"/>
    <w:rsid w:val="00E51F52"/>
    <w:rsid w:val="00E539E9"/>
    <w:rsid w:val="00E53C1A"/>
    <w:rsid w:val="00E542EF"/>
    <w:rsid w:val="00E5509F"/>
    <w:rsid w:val="00E605A9"/>
    <w:rsid w:val="00E626A8"/>
    <w:rsid w:val="00E63265"/>
    <w:rsid w:val="00E643D2"/>
    <w:rsid w:val="00E67574"/>
    <w:rsid w:val="00E701DB"/>
    <w:rsid w:val="00E70216"/>
    <w:rsid w:val="00E71D5C"/>
    <w:rsid w:val="00E72D31"/>
    <w:rsid w:val="00E75CC8"/>
    <w:rsid w:val="00E765E2"/>
    <w:rsid w:val="00E8109A"/>
    <w:rsid w:val="00E83192"/>
    <w:rsid w:val="00E834D5"/>
    <w:rsid w:val="00E839F2"/>
    <w:rsid w:val="00E84477"/>
    <w:rsid w:val="00E857B5"/>
    <w:rsid w:val="00E86D6D"/>
    <w:rsid w:val="00E87E12"/>
    <w:rsid w:val="00E90C72"/>
    <w:rsid w:val="00E91297"/>
    <w:rsid w:val="00E9399A"/>
    <w:rsid w:val="00E93BD8"/>
    <w:rsid w:val="00E943FF"/>
    <w:rsid w:val="00E94431"/>
    <w:rsid w:val="00E95A24"/>
    <w:rsid w:val="00E97952"/>
    <w:rsid w:val="00EA0862"/>
    <w:rsid w:val="00EA18AE"/>
    <w:rsid w:val="00EA2F59"/>
    <w:rsid w:val="00EA33FF"/>
    <w:rsid w:val="00EA39FE"/>
    <w:rsid w:val="00EA448E"/>
    <w:rsid w:val="00EA5D85"/>
    <w:rsid w:val="00EA7E46"/>
    <w:rsid w:val="00EB0977"/>
    <w:rsid w:val="00EB13C5"/>
    <w:rsid w:val="00EB1D34"/>
    <w:rsid w:val="00EB2E12"/>
    <w:rsid w:val="00EB3F7D"/>
    <w:rsid w:val="00EB4847"/>
    <w:rsid w:val="00EB49FA"/>
    <w:rsid w:val="00EB5854"/>
    <w:rsid w:val="00EB665B"/>
    <w:rsid w:val="00EC04FD"/>
    <w:rsid w:val="00EC1F17"/>
    <w:rsid w:val="00EC3EDE"/>
    <w:rsid w:val="00EC4BFC"/>
    <w:rsid w:val="00EC4D39"/>
    <w:rsid w:val="00EC5215"/>
    <w:rsid w:val="00EC5E10"/>
    <w:rsid w:val="00ED118E"/>
    <w:rsid w:val="00ED1220"/>
    <w:rsid w:val="00ED17C7"/>
    <w:rsid w:val="00ED398B"/>
    <w:rsid w:val="00ED7B26"/>
    <w:rsid w:val="00EF03F0"/>
    <w:rsid w:val="00EF214A"/>
    <w:rsid w:val="00EF41D3"/>
    <w:rsid w:val="00EF4321"/>
    <w:rsid w:val="00EF71C8"/>
    <w:rsid w:val="00F02D0C"/>
    <w:rsid w:val="00F03D22"/>
    <w:rsid w:val="00F06E88"/>
    <w:rsid w:val="00F07F37"/>
    <w:rsid w:val="00F13DDE"/>
    <w:rsid w:val="00F13F55"/>
    <w:rsid w:val="00F17443"/>
    <w:rsid w:val="00F237F5"/>
    <w:rsid w:val="00F23C97"/>
    <w:rsid w:val="00F25B6A"/>
    <w:rsid w:val="00F2664D"/>
    <w:rsid w:val="00F2778E"/>
    <w:rsid w:val="00F30418"/>
    <w:rsid w:val="00F3215E"/>
    <w:rsid w:val="00F3231F"/>
    <w:rsid w:val="00F35652"/>
    <w:rsid w:val="00F35704"/>
    <w:rsid w:val="00F41CC2"/>
    <w:rsid w:val="00F4210F"/>
    <w:rsid w:val="00F42A96"/>
    <w:rsid w:val="00F42D7B"/>
    <w:rsid w:val="00F43D43"/>
    <w:rsid w:val="00F4583C"/>
    <w:rsid w:val="00F4598D"/>
    <w:rsid w:val="00F4619B"/>
    <w:rsid w:val="00F47446"/>
    <w:rsid w:val="00F47E54"/>
    <w:rsid w:val="00F50284"/>
    <w:rsid w:val="00F52D73"/>
    <w:rsid w:val="00F54288"/>
    <w:rsid w:val="00F55A3B"/>
    <w:rsid w:val="00F57A0B"/>
    <w:rsid w:val="00F60C38"/>
    <w:rsid w:val="00F61FD2"/>
    <w:rsid w:val="00F64293"/>
    <w:rsid w:val="00F65834"/>
    <w:rsid w:val="00F66B6F"/>
    <w:rsid w:val="00F66C2C"/>
    <w:rsid w:val="00F66F7B"/>
    <w:rsid w:val="00F67B4A"/>
    <w:rsid w:val="00F74565"/>
    <w:rsid w:val="00F74DA3"/>
    <w:rsid w:val="00F77033"/>
    <w:rsid w:val="00F774C4"/>
    <w:rsid w:val="00F77642"/>
    <w:rsid w:val="00F82B81"/>
    <w:rsid w:val="00F87FB2"/>
    <w:rsid w:val="00F90F25"/>
    <w:rsid w:val="00F91DFA"/>
    <w:rsid w:val="00F93120"/>
    <w:rsid w:val="00F95288"/>
    <w:rsid w:val="00F9549B"/>
    <w:rsid w:val="00F9791B"/>
    <w:rsid w:val="00F97DE0"/>
    <w:rsid w:val="00FA313D"/>
    <w:rsid w:val="00FA45C0"/>
    <w:rsid w:val="00FA4CE3"/>
    <w:rsid w:val="00FA4E57"/>
    <w:rsid w:val="00FA5DC5"/>
    <w:rsid w:val="00FA5F7C"/>
    <w:rsid w:val="00FB2AFC"/>
    <w:rsid w:val="00FB7A39"/>
    <w:rsid w:val="00FB7F08"/>
    <w:rsid w:val="00FC0E1D"/>
    <w:rsid w:val="00FC31F9"/>
    <w:rsid w:val="00FC53DA"/>
    <w:rsid w:val="00FC64B8"/>
    <w:rsid w:val="00FD12EE"/>
    <w:rsid w:val="00FD16A9"/>
    <w:rsid w:val="00FD1D87"/>
    <w:rsid w:val="00FD54BA"/>
    <w:rsid w:val="00FE21DE"/>
    <w:rsid w:val="00FE3121"/>
    <w:rsid w:val="00FE4758"/>
    <w:rsid w:val="00FE4A92"/>
    <w:rsid w:val="00FE4C0A"/>
    <w:rsid w:val="00FE548F"/>
    <w:rsid w:val="00FE6676"/>
    <w:rsid w:val="00FE676C"/>
    <w:rsid w:val="00FE6A1B"/>
    <w:rsid w:val="00FF004E"/>
    <w:rsid w:val="00FF0E35"/>
    <w:rsid w:val="00FF0F4A"/>
    <w:rsid w:val="010289F3"/>
    <w:rsid w:val="015CA705"/>
    <w:rsid w:val="01666516"/>
    <w:rsid w:val="01AA800A"/>
    <w:rsid w:val="01FE7935"/>
    <w:rsid w:val="02064F52"/>
    <w:rsid w:val="0209FB1D"/>
    <w:rsid w:val="021DC79B"/>
    <w:rsid w:val="0221A7CD"/>
    <w:rsid w:val="0238DBD1"/>
    <w:rsid w:val="02716CD2"/>
    <w:rsid w:val="02BA1F40"/>
    <w:rsid w:val="02BC3C18"/>
    <w:rsid w:val="02D3840B"/>
    <w:rsid w:val="02DCA2AD"/>
    <w:rsid w:val="02DF4F09"/>
    <w:rsid w:val="02E28155"/>
    <w:rsid w:val="02E3BD53"/>
    <w:rsid w:val="033653F1"/>
    <w:rsid w:val="03490DF3"/>
    <w:rsid w:val="0405D990"/>
    <w:rsid w:val="0416A191"/>
    <w:rsid w:val="0458C045"/>
    <w:rsid w:val="046F546C"/>
    <w:rsid w:val="049A7CAB"/>
    <w:rsid w:val="04C09CE0"/>
    <w:rsid w:val="04C4585D"/>
    <w:rsid w:val="04E4DE54"/>
    <w:rsid w:val="04FE4A52"/>
    <w:rsid w:val="05380DEB"/>
    <w:rsid w:val="054B410E"/>
    <w:rsid w:val="057718FC"/>
    <w:rsid w:val="05E2ACF0"/>
    <w:rsid w:val="063B0D39"/>
    <w:rsid w:val="0648B143"/>
    <w:rsid w:val="0655E337"/>
    <w:rsid w:val="06B4D8F2"/>
    <w:rsid w:val="06C35DEF"/>
    <w:rsid w:val="06C66EB9"/>
    <w:rsid w:val="06D0DBA1"/>
    <w:rsid w:val="06E0D0D7"/>
    <w:rsid w:val="06F69166"/>
    <w:rsid w:val="06F6C162"/>
    <w:rsid w:val="06FB2E6A"/>
    <w:rsid w:val="074702EF"/>
    <w:rsid w:val="077E02DB"/>
    <w:rsid w:val="07B1BB6F"/>
    <w:rsid w:val="07D6DD9A"/>
    <w:rsid w:val="0800F0C7"/>
    <w:rsid w:val="080176AB"/>
    <w:rsid w:val="080A6062"/>
    <w:rsid w:val="08170E74"/>
    <w:rsid w:val="081C7F16"/>
    <w:rsid w:val="083445B2"/>
    <w:rsid w:val="087CEABA"/>
    <w:rsid w:val="0885080A"/>
    <w:rsid w:val="08925376"/>
    <w:rsid w:val="08C8DB2F"/>
    <w:rsid w:val="08CE8F0B"/>
    <w:rsid w:val="098E1971"/>
    <w:rsid w:val="0A46806D"/>
    <w:rsid w:val="0A49C496"/>
    <w:rsid w:val="0A6CBAB8"/>
    <w:rsid w:val="0A74A907"/>
    <w:rsid w:val="0AD0CF1A"/>
    <w:rsid w:val="0ADBF177"/>
    <w:rsid w:val="0AF31FB5"/>
    <w:rsid w:val="0B09399B"/>
    <w:rsid w:val="0B117541"/>
    <w:rsid w:val="0B255347"/>
    <w:rsid w:val="0B541FD8"/>
    <w:rsid w:val="0B5FB5D7"/>
    <w:rsid w:val="0B907415"/>
    <w:rsid w:val="0B98048E"/>
    <w:rsid w:val="0BB088B2"/>
    <w:rsid w:val="0BBA6458"/>
    <w:rsid w:val="0BBF298D"/>
    <w:rsid w:val="0C24220D"/>
    <w:rsid w:val="0C2CD1C7"/>
    <w:rsid w:val="0C509E40"/>
    <w:rsid w:val="0C5A9115"/>
    <w:rsid w:val="0CC123A8"/>
    <w:rsid w:val="0CE7CCDE"/>
    <w:rsid w:val="0CEFF039"/>
    <w:rsid w:val="0D17C5D2"/>
    <w:rsid w:val="0D3AC7FC"/>
    <w:rsid w:val="0D7AE9CD"/>
    <w:rsid w:val="0D7EB5BB"/>
    <w:rsid w:val="0D808E62"/>
    <w:rsid w:val="0D99B543"/>
    <w:rsid w:val="0DAF976C"/>
    <w:rsid w:val="0DE0F5A4"/>
    <w:rsid w:val="0DF9CF53"/>
    <w:rsid w:val="0E1C3BBB"/>
    <w:rsid w:val="0E270CE2"/>
    <w:rsid w:val="0E49CFA9"/>
    <w:rsid w:val="0E59B40C"/>
    <w:rsid w:val="0E5B73BD"/>
    <w:rsid w:val="0EBA59AC"/>
    <w:rsid w:val="0EC746FE"/>
    <w:rsid w:val="0ECDD8E2"/>
    <w:rsid w:val="0ED77B1E"/>
    <w:rsid w:val="0EE91CB9"/>
    <w:rsid w:val="0EEBE2BC"/>
    <w:rsid w:val="0EFAB736"/>
    <w:rsid w:val="0F16D48F"/>
    <w:rsid w:val="0F1D5307"/>
    <w:rsid w:val="0F66A4B2"/>
    <w:rsid w:val="0F8531F4"/>
    <w:rsid w:val="0FC038CA"/>
    <w:rsid w:val="0FD0AF5D"/>
    <w:rsid w:val="0FD399DB"/>
    <w:rsid w:val="0FEB9976"/>
    <w:rsid w:val="1048DCD1"/>
    <w:rsid w:val="105A34D4"/>
    <w:rsid w:val="106E1171"/>
    <w:rsid w:val="1070CC80"/>
    <w:rsid w:val="10987FD7"/>
    <w:rsid w:val="10C4EB7C"/>
    <w:rsid w:val="10CD3071"/>
    <w:rsid w:val="10EC4A1E"/>
    <w:rsid w:val="10F79330"/>
    <w:rsid w:val="10F83EA6"/>
    <w:rsid w:val="1110A742"/>
    <w:rsid w:val="113B4B98"/>
    <w:rsid w:val="11465936"/>
    <w:rsid w:val="11A946E9"/>
    <w:rsid w:val="11BC2596"/>
    <w:rsid w:val="11D3DD7D"/>
    <w:rsid w:val="11E47B73"/>
    <w:rsid w:val="11EB36F5"/>
    <w:rsid w:val="11F38B24"/>
    <w:rsid w:val="11F8C9A5"/>
    <w:rsid w:val="11FD2872"/>
    <w:rsid w:val="11FEE7C0"/>
    <w:rsid w:val="1219E0EB"/>
    <w:rsid w:val="12207686"/>
    <w:rsid w:val="12229D96"/>
    <w:rsid w:val="123EC562"/>
    <w:rsid w:val="126A17BE"/>
    <w:rsid w:val="12C83C49"/>
    <w:rsid w:val="12DB55B9"/>
    <w:rsid w:val="12FB307F"/>
    <w:rsid w:val="1329B537"/>
    <w:rsid w:val="133A8F44"/>
    <w:rsid w:val="135026AE"/>
    <w:rsid w:val="135E05E7"/>
    <w:rsid w:val="13797782"/>
    <w:rsid w:val="137B6A6A"/>
    <w:rsid w:val="13807D93"/>
    <w:rsid w:val="13B39B5C"/>
    <w:rsid w:val="14255A2C"/>
    <w:rsid w:val="1433AA2E"/>
    <w:rsid w:val="1437B7F5"/>
    <w:rsid w:val="144105BB"/>
    <w:rsid w:val="14667568"/>
    <w:rsid w:val="1496C8F5"/>
    <w:rsid w:val="14B400D5"/>
    <w:rsid w:val="14BF3603"/>
    <w:rsid w:val="14D23938"/>
    <w:rsid w:val="1500FB7F"/>
    <w:rsid w:val="1502EFA4"/>
    <w:rsid w:val="1506450D"/>
    <w:rsid w:val="15287EB0"/>
    <w:rsid w:val="1535950B"/>
    <w:rsid w:val="15368882"/>
    <w:rsid w:val="154E1C4D"/>
    <w:rsid w:val="15901EDF"/>
    <w:rsid w:val="15EE835F"/>
    <w:rsid w:val="15F1D498"/>
    <w:rsid w:val="1614CE2B"/>
    <w:rsid w:val="16285A8F"/>
    <w:rsid w:val="16799D86"/>
    <w:rsid w:val="168CF02A"/>
    <w:rsid w:val="169EC005"/>
    <w:rsid w:val="16B34353"/>
    <w:rsid w:val="171AE708"/>
    <w:rsid w:val="174FC584"/>
    <w:rsid w:val="175B8BA2"/>
    <w:rsid w:val="1792B68D"/>
    <w:rsid w:val="17C68797"/>
    <w:rsid w:val="17C9124E"/>
    <w:rsid w:val="18413A34"/>
    <w:rsid w:val="18EA0933"/>
    <w:rsid w:val="18FCB0C8"/>
    <w:rsid w:val="191AB204"/>
    <w:rsid w:val="193B814C"/>
    <w:rsid w:val="19546F0B"/>
    <w:rsid w:val="1961F151"/>
    <w:rsid w:val="1998F6BB"/>
    <w:rsid w:val="19FDE99B"/>
    <w:rsid w:val="1A191001"/>
    <w:rsid w:val="1A3682E9"/>
    <w:rsid w:val="1A43FD5F"/>
    <w:rsid w:val="1A730B8B"/>
    <w:rsid w:val="1A733C88"/>
    <w:rsid w:val="1A79ECAA"/>
    <w:rsid w:val="1A8E2727"/>
    <w:rsid w:val="1A923ADD"/>
    <w:rsid w:val="1A972C78"/>
    <w:rsid w:val="1AA03BDE"/>
    <w:rsid w:val="1AC3D962"/>
    <w:rsid w:val="1AF78503"/>
    <w:rsid w:val="1B01D08C"/>
    <w:rsid w:val="1B2EBA03"/>
    <w:rsid w:val="1B46F38E"/>
    <w:rsid w:val="1B53CCAB"/>
    <w:rsid w:val="1B723128"/>
    <w:rsid w:val="1B73EF98"/>
    <w:rsid w:val="1BC075B5"/>
    <w:rsid w:val="1BDB653E"/>
    <w:rsid w:val="1C3C4233"/>
    <w:rsid w:val="1C3DB89F"/>
    <w:rsid w:val="1C3F964F"/>
    <w:rsid w:val="1C7F1053"/>
    <w:rsid w:val="1D1C939A"/>
    <w:rsid w:val="1D1E113B"/>
    <w:rsid w:val="1D49FB06"/>
    <w:rsid w:val="1D6D37EC"/>
    <w:rsid w:val="1D7CECC8"/>
    <w:rsid w:val="1E086E4A"/>
    <w:rsid w:val="1E0F36E6"/>
    <w:rsid w:val="1E40051F"/>
    <w:rsid w:val="1E9D7321"/>
    <w:rsid w:val="1EB14846"/>
    <w:rsid w:val="1EB97E29"/>
    <w:rsid w:val="1EE4D973"/>
    <w:rsid w:val="1EEA1E74"/>
    <w:rsid w:val="1F09F40C"/>
    <w:rsid w:val="1F2993DE"/>
    <w:rsid w:val="1FB7D9A7"/>
    <w:rsid w:val="1FB9EBF0"/>
    <w:rsid w:val="1FEF0FE2"/>
    <w:rsid w:val="201CF3DD"/>
    <w:rsid w:val="201D72EF"/>
    <w:rsid w:val="203B0D33"/>
    <w:rsid w:val="2048C23F"/>
    <w:rsid w:val="205A607A"/>
    <w:rsid w:val="207689CE"/>
    <w:rsid w:val="208718EC"/>
    <w:rsid w:val="20A542B9"/>
    <w:rsid w:val="20D98604"/>
    <w:rsid w:val="20FA0D8C"/>
    <w:rsid w:val="210948E5"/>
    <w:rsid w:val="210C6046"/>
    <w:rsid w:val="2129DE4C"/>
    <w:rsid w:val="2140E077"/>
    <w:rsid w:val="214397D0"/>
    <w:rsid w:val="21486D21"/>
    <w:rsid w:val="21621D02"/>
    <w:rsid w:val="21784F3E"/>
    <w:rsid w:val="217859DC"/>
    <w:rsid w:val="219C6A35"/>
    <w:rsid w:val="21C7E3D6"/>
    <w:rsid w:val="21D7086A"/>
    <w:rsid w:val="21F1736F"/>
    <w:rsid w:val="21F62845"/>
    <w:rsid w:val="21FE4804"/>
    <w:rsid w:val="2207A0D5"/>
    <w:rsid w:val="220CA855"/>
    <w:rsid w:val="2221FA91"/>
    <w:rsid w:val="224194CE"/>
    <w:rsid w:val="2247D1A2"/>
    <w:rsid w:val="22506948"/>
    <w:rsid w:val="22A830A7"/>
    <w:rsid w:val="22B83D81"/>
    <w:rsid w:val="22CC7529"/>
    <w:rsid w:val="22D71860"/>
    <w:rsid w:val="22ECB59D"/>
    <w:rsid w:val="23082989"/>
    <w:rsid w:val="23294BED"/>
    <w:rsid w:val="23525F12"/>
    <w:rsid w:val="2373C6EF"/>
    <w:rsid w:val="2394937A"/>
    <w:rsid w:val="239F5896"/>
    <w:rsid w:val="23F8F765"/>
    <w:rsid w:val="240EB5F7"/>
    <w:rsid w:val="241CB8AB"/>
    <w:rsid w:val="2468458A"/>
    <w:rsid w:val="248B23FC"/>
    <w:rsid w:val="24D6BD04"/>
    <w:rsid w:val="250816AF"/>
    <w:rsid w:val="252054B4"/>
    <w:rsid w:val="2549FAF1"/>
    <w:rsid w:val="2575EBF1"/>
    <w:rsid w:val="25793590"/>
    <w:rsid w:val="25B198A0"/>
    <w:rsid w:val="25C53A4B"/>
    <w:rsid w:val="25C9F6B4"/>
    <w:rsid w:val="25E19884"/>
    <w:rsid w:val="25FA6E3D"/>
    <w:rsid w:val="260720A0"/>
    <w:rsid w:val="2623858A"/>
    <w:rsid w:val="2640B79B"/>
    <w:rsid w:val="2654E2F6"/>
    <w:rsid w:val="2684DD28"/>
    <w:rsid w:val="269D3B3C"/>
    <w:rsid w:val="26CCAA6B"/>
    <w:rsid w:val="26E5CB52"/>
    <w:rsid w:val="26FDE0D1"/>
    <w:rsid w:val="274BA4DE"/>
    <w:rsid w:val="2770AB3D"/>
    <w:rsid w:val="278CC0DD"/>
    <w:rsid w:val="27E2AE0D"/>
    <w:rsid w:val="27F5BD11"/>
    <w:rsid w:val="2835D5FD"/>
    <w:rsid w:val="285FA15D"/>
    <w:rsid w:val="28BEAD88"/>
    <w:rsid w:val="28BF11C5"/>
    <w:rsid w:val="28C18FDC"/>
    <w:rsid w:val="28C9B27F"/>
    <w:rsid w:val="28D43792"/>
    <w:rsid w:val="28FBE347"/>
    <w:rsid w:val="2917722B"/>
    <w:rsid w:val="293BECAE"/>
    <w:rsid w:val="2943618E"/>
    <w:rsid w:val="2963D755"/>
    <w:rsid w:val="297765B4"/>
    <w:rsid w:val="2996A36E"/>
    <w:rsid w:val="29981A3C"/>
    <w:rsid w:val="29B2E3C3"/>
    <w:rsid w:val="29C9792A"/>
    <w:rsid w:val="29FDE0B1"/>
    <w:rsid w:val="2A190E94"/>
    <w:rsid w:val="2A28DAFA"/>
    <w:rsid w:val="2A7D40B0"/>
    <w:rsid w:val="2A92B7CA"/>
    <w:rsid w:val="2AC5D990"/>
    <w:rsid w:val="2B39B00F"/>
    <w:rsid w:val="2B4C67F6"/>
    <w:rsid w:val="2B50D18A"/>
    <w:rsid w:val="2BA1059F"/>
    <w:rsid w:val="2BAE1B6A"/>
    <w:rsid w:val="2BB3AD55"/>
    <w:rsid w:val="2C4D5E93"/>
    <w:rsid w:val="2C82D79B"/>
    <w:rsid w:val="2C93DE81"/>
    <w:rsid w:val="2CBAD62E"/>
    <w:rsid w:val="2CE80030"/>
    <w:rsid w:val="2D1DF4A5"/>
    <w:rsid w:val="2D4204BF"/>
    <w:rsid w:val="2D87F24E"/>
    <w:rsid w:val="2D8ED94C"/>
    <w:rsid w:val="2D97C853"/>
    <w:rsid w:val="2DC03349"/>
    <w:rsid w:val="2DC2DB9C"/>
    <w:rsid w:val="2DE92EF4"/>
    <w:rsid w:val="2E6F49F2"/>
    <w:rsid w:val="2EB08DDF"/>
    <w:rsid w:val="2EDC142D"/>
    <w:rsid w:val="2EE6B02F"/>
    <w:rsid w:val="2EEADA29"/>
    <w:rsid w:val="2EF1EB64"/>
    <w:rsid w:val="2F30D160"/>
    <w:rsid w:val="302D690B"/>
    <w:rsid w:val="305762C2"/>
    <w:rsid w:val="30C00D9F"/>
    <w:rsid w:val="30C42A21"/>
    <w:rsid w:val="30E4C112"/>
    <w:rsid w:val="30EA67C8"/>
    <w:rsid w:val="3107CD7F"/>
    <w:rsid w:val="3120CFB6"/>
    <w:rsid w:val="317237FD"/>
    <w:rsid w:val="317D9240"/>
    <w:rsid w:val="3189F133"/>
    <w:rsid w:val="31931E36"/>
    <w:rsid w:val="31BD1115"/>
    <w:rsid w:val="3208BFC5"/>
    <w:rsid w:val="320FFF93"/>
    <w:rsid w:val="3213B4EF"/>
    <w:rsid w:val="32285649"/>
    <w:rsid w:val="32298C26"/>
    <w:rsid w:val="3229C5C9"/>
    <w:rsid w:val="3236B735"/>
    <w:rsid w:val="323BE220"/>
    <w:rsid w:val="327A8AF7"/>
    <w:rsid w:val="329CB0A7"/>
    <w:rsid w:val="32B52B47"/>
    <w:rsid w:val="32C018B2"/>
    <w:rsid w:val="32E144F1"/>
    <w:rsid w:val="32F89D12"/>
    <w:rsid w:val="333E5858"/>
    <w:rsid w:val="334C6B44"/>
    <w:rsid w:val="337518F6"/>
    <w:rsid w:val="3375FF6F"/>
    <w:rsid w:val="337D60DA"/>
    <w:rsid w:val="339AE5FF"/>
    <w:rsid w:val="33C2C1D7"/>
    <w:rsid w:val="34044283"/>
    <w:rsid w:val="34176F04"/>
    <w:rsid w:val="34589E99"/>
    <w:rsid w:val="3463FF03"/>
    <w:rsid w:val="3466D7B3"/>
    <w:rsid w:val="34715AF1"/>
    <w:rsid w:val="347F2BB7"/>
    <w:rsid w:val="348BE8AC"/>
    <w:rsid w:val="34DB5463"/>
    <w:rsid w:val="34DC675F"/>
    <w:rsid w:val="35007112"/>
    <w:rsid w:val="355719B5"/>
    <w:rsid w:val="357A3A5E"/>
    <w:rsid w:val="35D949E0"/>
    <w:rsid w:val="35FE9BA4"/>
    <w:rsid w:val="360A8A8F"/>
    <w:rsid w:val="360EFA20"/>
    <w:rsid w:val="3643B624"/>
    <w:rsid w:val="36778081"/>
    <w:rsid w:val="367F18C8"/>
    <w:rsid w:val="36EA93F1"/>
    <w:rsid w:val="36FCCC0B"/>
    <w:rsid w:val="36FE4423"/>
    <w:rsid w:val="36FEA701"/>
    <w:rsid w:val="37056D3C"/>
    <w:rsid w:val="37083F04"/>
    <w:rsid w:val="375BC2A9"/>
    <w:rsid w:val="37752938"/>
    <w:rsid w:val="37864E0E"/>
    <w:rsid w:val="378B00D1"/>
    <w:rsid w:val="37A5A22F"/>
    <w:rsid w:val="37A71A4B"/>
    <w:rsid w:val="37D64ADF"/>
    <w:rsid w:val="3800E40D"/>
    <w:rsid w:val="388D07FD"/>
    <w:rsid w:val="38A7EDB9"/>
    <w:rsid w:val="3923DFF3"/>
    <w:rsid w:val="39419C88"/>
    <w:rsid w:val="3951CC40"/>
    <w:rsid w:val="395498C1"/>
    <w:rsid w:val="39B0692C"/>
    <w:rsid w:val="39BA30E4"/>
    <w:rsid w:val="39C6F647"/>
    <w:rsid w:val="3A201983"/>
    <w:rsid w:val="3A55CCA7"/>
    <w:rsid w:val="3AC10BE4"/>
    <w:rsid w:val="3ACEFC77"/>
    <w:rsid w:val="3ADD7575"/>
    <w:rsid w:val="3AF5098D"/>
    <w:rsid w:val="3B15071F"/>
    <w:rsid w:val="3B320E84"/>
    <w:rsid w:val="3B43F27E"/>
    <w:rsid w:val="3B711A0F"/>
    <w:rsid w:val="3BB7E286"/>
    <w:rsid w:val="3BD2EC9A"/>
    <w:rsid w:val="3BE5510B"/>
    <w:rsid w:val="3BF7FD91"/>
    <w:rsid w:val="3BF92630"/>
    <w:rsid w:val="3C0BABED"/>
    <w:rsid w:val="3C2280E9"/>
    <w:rsid w:val="3C559B3F"/>
    <w:rsid w:val="3C653924"/>
    <w:rsid w:val="3C6EEB9B"/>
    <w:rsid w:val="3C759467"/>
    <w:rsid w:val="3C85BCFF"/>
    <w:rsid w:val="3C8E9B12"/>
    <w:rsid w:val="3C90D9EE"/>
    <w:rsid w:val="3CA0CEF7"/>
    <w:rsid w:val="3CF868D6"/>
    <w:rsid w:val="3D1AE915"/>
    <w:rsid w:val="3D8E9D9D"/>
    <w:rsid w:val="3E8A714B"/>
    <w:rsid w:val="3EC87355"/>
    <w:rsid w:val="3EC94EF4"/>
    <w:rsid w:val="3EECC0C1"/>
    <w:rsid w:val="3EF348E1"/>
    <w:rsid w:val="3F134430"/>
    <w:rsid w:val="3F2B2071"/>
    <w:rsid w:val="3F4C005C"/>
    <w:rsid w:val="3F72A4B8"/>
    <w:rsid w:val="3F862F6A"/>
    <w:rsid w:val="3FC28D6E"/>
    <w:rsid w:val="409651D6"/>
    <w:rsid w:val="4099ABD5"/>
    <w:rsid w:val="40D46652"/>
    <w:rsid w:val="40E36821"/>
    <w:rsid w:val="411BE239"/>
    <w:rsid w:val="414A0B70"/>
    <w:rsid w:val="4150AEC0"/>
    <w:rsid w:val="417C53B3"/>
    <w:rsid w:val="418D40C7"/>
    <w:rsid w:val="418D5102"/>
    <w:rsid w:val="41937E3A"/>
    <w:rsid w:val="419F7B40"/>
    <w:rsid w:val="41DC5518"/>
    <w:rsid w:val="41E7C759"/>
    <w:rsid w:val="41F81795"/>
    <w:rsid w:val="4202B73E"/>
    <w:rsid w:val="42559759"/>
    <w:rsid w:val="425AB7E9"/>
    <w:rsid w:val="426F1264"/>
    <w:rsid w:val="4290D5E3"/>
    <w:rsid w:val="42A16E14"/>
    <w:rsid w:val="42C0D6DD"/>
    <w:rsid w:val="42E0DD98"/>
    <w:rsid w:val="433B2006"/>
    <w:rsid w:val="4344378B"/>
    <w:rsid w:val="43593082"/>
    <w:rsid w:val="437589E7"/>
    <w:rsid w:val="439383ED"/>
    <w:rsid w:val="43AD5E77"/>
    <w:rsid w:val="43C031E4"/>
    <w:rsid w:val="440740D8"/>
    <w:rsid w:val="4429ADE6"/>
    <w:rsid w:val="4438D971"/>
    <w:rsid w:val="443A7E1B"/>
    <w:rsid w:val="44429369"/>
    <w:rsid w:val="4457438B"/>
    <w:rsid w:val="4460A15C"/>
    <w:rsid w:val="447611BA"/>
    <w:rsid w:val="44811E5B"/>
    <w:rsid w:val="448E25F3"/>
    <w:rsid w:val="44C5D6DE"/>
    <w:rsid w:val="452B2AFC"/>
    <w:rsid w:val="45A5F162"/>
    <w:rsid w:val="45AAB6BF"/>
    <w:rsid w:val="45D150B5"/>
    <w:rsid w:val="462ECD83"/>
    <w:rsid w:val="4642011A"/>
    <w:rsid w:val="465287BF"/>
    <w:rsid w:val="4689E5F2"/>
    <w:rsid w:val="468E24E8"/>
    <w:rsid w:val="46A65BDC"/>
    <w:rsid w:val="46A67813"/>
    <w:rsid w:val="46BF91EC"/>
    <w:rsid w:val="46C3F66A"/>
    <w:rsid w:val="46C8EE98"/>
    <w:rsid w:val="46E1B631"/>
    <w:rsid w:val="46E1D119"/>
    <w:rsid w:val="476D2116"/>
    <w:rsid w:val="48062464"/>
    <w:rsid w:val="48453B63"/>
    <w:rsid w:val="48548777"/>
    <w:rsid w:val="4866F510"/>
    <w:rsid w:val="48840532"/>
    <w:rsid w:val="4895167A"/>
    <w:rsid w:val="489FB2D6"/>
    <w:rsid w:val="48D0D8B6"/>
    <w:rsid w:val="491DA297"/>
    <w:rsid w:val="492A037B"/>
    <w:rsid w:val="49664396"/>
    <w:rsid w:val="49898C0A"/>
    <w:rsid w:val="499F29D2"/>
    <w:rsid w:val="49D1C51F"/>
    <w:rsid w:val="49D58B4F"/>
    <w:rsid w:val="49E043C0"/>
    <w:rsid w:val="49F99EEE"/>
    <w:rsid w:val="4A841DF3"/>
    <w:rsid w:val="4A88E9A1"/>
    <w:rsid w:val="4A971F89"/>
    <w:rsid w:val="4AA4C1D8"/>
    <w:rsid w:val="4B23365B"/>
    <w:rsid w:val="4B45EB1E"/>
    <w:rsid w:val="4B4FCBF6"/>
    <w:rsid w:val="4B696DEC"/>
    <w:rsid w:val="4BC72E33"/>
    <w:rsid w:val="4BFEF04A"/>
    <w:rsid w:val="4C1532E6"/>
    <w:rsid w:val="4C472655"/>
    <w:rsid w:val="4C6E9781"/>
    <w:rsid w:val="4D6F24E5"/>
    <w:rsid w:val="4D7CEDEF"/>
    <w:rsid w:val="4DFB5F74"/>
    <w:rsid w:val="4E01FC7C"/>
    <w:rsid w:val="4E09A91F"/>
    <w:rsid w:val="4E225B41"/>
    <w:rsid w:val="4E2FB37A"/>
    <w:rsid w:val="4E39B4B9"/>
    <w:rsid w:val="4EAE9AB5"/>
    <w:rsid w:val="4EBA5F68"/>
    <w:rsid w:val="4ED3E14F"/>
    <w:rsid w:val="4ED55BED"/>
    <w:rsid w:val="4EEB0520"/>
    <w:rsid w:val="4F48F1E8"/>
    <w:rsid w:val="4F4931C1"/>
    <w:rsid w:val="4FAA5DF3"/>
    <w:rsid w:val="4FAEBFB8"/>
    <w:rsid w:val="4FD39FF1"/>
    <w:rsid w:val="4FE041A8"/>
    <w:rsid w:val="4FFD0053"/>
    <w:rsid w:val="50255FFD"/>
    <w:rsid w:val="506FB1B0"/>
    <w:rsid w:val="50C1F336"/>
    <w:rsid w:val="512B819B"/>
    <w:rsid w:val="51425EC0"/>
    <w:rsid w:val="5143C30E"/>
    <w:rsid w:val="5151622D"/>
    <w:rsid w:val="5194EEC9"/>
    <w:rsid w:val="519B7D48"/>
    <w:rsid w:val="51B25C00"/>
    <w:rsid w:val="51B2DE65"/>
    <w:rsid w:val="51BA5B8E"/>
    <w:rsid w:val="51C8EF2E"/>
    <w:rsid w:val="51CBF014"/>
    <w:rsid w:val="51CFDB70"/>
    <w:rsid w:val="51DD874B"/>
    <w:rsid w:val="51E18956"/>
    <w:rsid w:val="52395EB0"/>
    <w:rsid w:val="524DD5A7"/>
    <w:rsid w:val="525EDDAD"/>
    <w:rsid w:val="52A98561"/>
    <w:rsid w:val="52E10B80"/>
    <w:rsid w:val="52FCEA08"/>
    <w:rsid w:val="53649B31"/>
    <w:rsid w:val="539A7401"/>
    <w:rsid w:val="53A17D53"/>
    <w:rsid w:val="53A75272"/>
    <w:rsid w:val="53A8E27D"/>
    <w:rsid w:val="53B3BC9C"/>
    <w:rsid w:val="53DBF10A"/>
    <w:rsid w:val="53EC6D6A"/>
    <w:rsid w:val="5406CAE4"/>
    <w:rsid w:val="541D6F88"/>
    <w:rsid w:val="54375BBB"/>
    <w:rsid w:val="546DEE6D"/>
    <w:rsid w:val="5498220F"/>
    <w:rsid w:val="54E6F092"/>
    <w:rsid w:val="54ECF8B5"/>
    <w:rsid w:val="54F973B6"/>
    <w:rsid w:val="55010D99"/>
    <w:rsid w:val="55119D89"/>
    <w:rsid w:val="55218504"/>
    <w:rsid w:val="552932D3"/>
    <w:rsid w:val="55629081"/>
    <w:rsid w:val="55A431AF"/>
    <w:rsid w:val="55EA712F"/>
    <w:rsid w:val="55EC4638"/>
    <w:rsid w:val="566EEE6B"/>
    <w:rsid w:val="5681388F"/>
    <w:rsid w:val="568DCCB1"/>
    <w:rsid w:val="56A9E092"/>
    <w:rsid w:val="56CB26FD"/>
    <w:rsid w:val="570995BA"/>
    <w:rsid w:val="5749789E"/>
    <w:rsid w:val="577CA04F"/>
    <w:rsid w:val="578F04BC"/>
    <w:rsid w:val="579B9236"/>
    <w:rsid w:val="57AA61C4"/>
    <w:rsid w:val="57DAEE60"/>
    <w:rsid w:val="57E33F65"/>
    <w:rsid w:val="581DD214"/>
    <w:rsid w:val="584D2471"/>
    <w:rsid w:val="584E46F4"/>
    <w:rsid w:val="589992CF"/>
    <w:rsid w:val="58A64CAE"/>
    <w:rsid w:val="58B19338"/>
    <w:rsid w:val="58D5AD56"/>
    <w:rsid w:val="58D5E42B"/>
    <w:rsid w:val="595064D8"/>
    <w:rsid w:val="59556702"/>
    <w:rsid w:val="5955ECE6"/>
    <w:rsid w:val="596AF81B"/>
    <w:rsid w:val="597D0C54"/>
    <w:rsid w:val="597FE617"/>
    <w:rsid w:val="5997E152"/>
    <w:rsid w:val="59A62CA5"/>
    <w:rsid w:val="59B9A275"/>
    <w:rsid w:val="59C56D73"/>
    <w:rsid w:val="59C63711"/>
    <w:rsid w:val="59CCBE4F"/>
    <w:rsid w:val="59EF0C26"/>
    <w:rsid w:val="5A0D5E87"/>
    <w:rsid w:val="5A2E79C0"/>
    <w:rsid w:val="5A504240"/>
    <w:rsid w:val="5A6A4F9E"/>
    <w:rsid w:val="5A6A603C"/>
    <w:rsid w:val="5A779E94"/>
    <w:rsid w:val="5A83DB1E"/>
    <w:rsid w:val="5A9DABAA"/>
    <w:rsid w:val="5ABC3620"/>
    <w:rsid w:val="5AD252FA"/>
    <w:rsid w:val="5B1D3AD1"/>
    <w:rsid w:val="5B3DCAB7"/>
    <w:rsid w:val="5B581D89"/>
    <w:rsid w:val="5B958038"/>
    <w:rsid w:val="5BC178CB"/>
    <w:rsid w:val="5BCA88BA"/>
    <w:rsid w:val="5BD7ED0A"/>
    <w:rsid w:val="5C14D0B6"/>
    <w:rsid w:val="5C24221D"/>
    <w:rsid w:val="5C37F5E1"/>
    <w:rsid w:val="5C6B7CC8"/>
    <w:rsid w:val="5CADFADC"/>
    <w:rsid w:val="5CAE9254"/>
    <w:rsid w:val="5CD0C24B"/>
    <w:rsid w:val="5CDBFACE"/>
    <w:rsid w:val="5D05F146"/>
    <w:rsid w:val="5D2B0F95"/>
    <w:rsid w:val="5D5441E2"/>
    <w:rsid w:val="5D5CA568"/>
    <w:rsid w:val="5D72520D"/>
    <w:rsid w:val="5D897645"/>
    <w:rsid w:val="5D9B3776"/>
    <w:rsid w:val="5DB40174"/>
    <w:rsid w:val="5DE06120"/>
    <w:rsid w:val="5DF59B20"/>
    <w:rsid w:val="5E09CF4A"/>
    <w:rsid w:val="5E297FA3"/>
    <w:rsid w:val="5E7C28A5"/>
    <w:rsid w:val="5E7F0668"/>
    <w:rsid w:val="5EA49FF2"/>
    <w:rsid w:val="5ECD9168"/>
    <w:rsid w:val="5EEB7FB7"/>
    <w:rsid w:val="5F370268"/>
    <w:rsid w:val="5F421FF3"/>
    <w:rsid w:val="5F542772"/>
    <w:rsid w:val="5F6BED07"/>
    <w:rsid w:val="5F6EE00C"/>
    <w:rsid w:val="5F83D585"/>
    <w:rsid w:val="5FC489C7"/>
    <w:rsid w:val="5FF07BBD"/>
    <w:rsid w:val="601A05D2"/>
    <w:rsid w:val="603EB257"/>
    <w:rsid w:val="604FDBAB"/>
    <w:rsid w:val="605D250B"/>
    <w:rsid w:val="605F501A"/>
    <w:rsid w:val="60A0DD73"/>
    <w:rsid w:val="60ADA7FD"/>
    <w:rsid w:val="60BFB9B7"/>
    <w:rsid w:val="60CC446B"/>
    <w:rsid w:val="61034221"/>
    <w:rsid w:val="61D96269"/>
    <w:rsid w:val="61DFAD5B"/>
    <w:rsid w:val="61F0E405"/>
    <w:rsid w:val="61F84D51"/>
    <w:rsid w:val="622C57D8"/>
    <w:rsid w:val="623CCCE7"/>
    <w:rsid w:val="623F6E40"/>
    <w:rsid w:val="6244662A"/>
    <w:rsid w:val="6295387B"/>
    <w:rsid w:val="629B32A4"/>
    <w:rsid w:val="629FA214"/>
    <w:rsid w:val="62AF4954"/>
    <w:rsid w:val="62BA551F"/>
    <w:rsid w:val="63149E0D"/>
    <w:rsid w:val="632B43AD"/>
    <w:rsid w:val="6378F878"/>
    <w:rsid w:val="63CEC2E6"/>
    <w:rsid w:val="642910BE"/>
    <w:rsid w:val="644FD128"/>
    <w:rsid w:val="6495B5D6"/>
    <w:rsid w:val="64C56F13"/>
    <w:rsid w:val="64EDF365"/>
    <w:rsid w:val="6509EF5B"/>
    <w:rsid w:val="65100DA0"/>
    <w:rsid w:val="65306668"/>
    <w:rsid w:val="6536DE6B"/>
    <w:rsid w:val="653A9CFD"/>
    <w:rsid w:val="653BA29E"/>
    <w:rsid w:val="653F67E7"/>
    <w:rsid w:val="654A610B"/>
    <w:rsid w:val="65620EF9"/>
    <w:rsid w:val="65675BD4"/>
    <w:rsid w:val="65745E2D"/>
    <w:rsid w:val="658036D9"/>
    <w:rsid w:val="65FC275E"/>
    <w:rsid w:val="661BF526"/>
    <w:rsid w:val="661C562B"/>
    <w:rsid w:val="66335E3B"/>
    <w:rsid w:val="66343079"/>
    <w:rsid w:val="66369827"/>
    <w:rsid w:val="663EAA1D"/>
    <w:rsid w:val="6648CE70"/>
    <w:rsid w:val="6653AE32"/>
    <w:rsid w:val="66646431"/>
    <w:rsid w:val="667B9CE4"/>
    <w:rsid w:val="66CD0092"/>
    <w:rsid w:val="66E4E5C2"/>
    <w:rsid w:val="66E60191"/>
    <w:rsid w:val="67126721"/>
    <w:rsid w:val="67138689"/>
    <w:rsid w:val="672B9876"/>
    <w:rsid w:val="673A0FEC"/>
    <w:rsid w:val="673CF2A5"/>
    <w:rsid w:val="67468BE4"/>
    <w:rsid w:val="6750C6CB"/>
    <w:rsid w:val="675CD2FA"/>
    <w:rsid w:val="6775BF0D"/>
    <w:rsid w:val="6789DB6F"/>
    <w:rsid w:val="678A0726"/>
    <w:rsid w:val="678F4398"/>
    <w:rsid w:val="679B363C"/>
    <w:rsid w:val="67D77AA2"/>
    <w:rsid w:val="683BE364"/>
    <w:rsid w:val="68405C29"/>
    <w:rsid w:val="684DD606"/>
    <w:rsid w:val="6854C7AB"/>
    <w:rsid w:val="6859BFBE"/>
    <w:rsid w:val="6873895E"/>
    <w:rsid w:val="68777989"/>
    <w:rsid w:val="68975F81"/>
    <w:rsid w:val="68D26E67"/>
    <w:rsid w:val="68E218E7"/>
    <w:rsid w:val="68FB7D2C"/>
    <w:rsid w:val="690122E7"/>
    <w:rsid w:val="69118F6E"/>
    <w:rsid w:val="6963367A"/>
    <w:rsid w:val="69A05240"/>
    <w:rsid w:val="69E66335"/>
    <w:rsid w:val="69EBD49B"/>
    <w:rsid w:val="69F5B6BB"/>
    <w:rsid w:val="6A19D5AF"/>
    <w:rsid w:val="6A3FA7E3"/>
    <w:rsid w:val="6A4E4E60"/>
    <w:rsid w:val="6AC24E51"/>
    <w:rsid w:val="6AEA3D42"/>
    <w:rsid w:val="6B075256"/>
    <w:rsid w:val="6B154C87"/>
    <w:rsid w:val="6B3A3DC0"/>
    <w:rsid w:val="6B59E4A4"/>
    <w:rsid w:val="6B7CA2C8"/>
    <w:rsid w:val="6BC93EC7"/>
    <w:rsid w:val="6BE5CAC0"/>
    <w:rsid w:val="6BF059B1"/>
    <w:rsid w:val="6C0024F7"/>
    <w:rsid w:val="6C2A1885"/>
    <w:rsid w:val="6C3DFD17"/>
    <w:rsid w:val="6C677C16"/>
    <w:rsid w:val="6C87B20B"/>
    <w:rsid w:val="6C929CDC"/>
    <w:rsid w:val="6CA5D9AB"/>
    <w:rsid w:val="6CC14544"/>
    <w:rsid w:val="6CE9AC18"/>
    <w:rsid w:val="6CEC27DB"/>
    <w:rsid w:val="6D0E8B63"/>
    <w:rsid w:val="6D3B28C3"/>
    <w:rsid w:val="6D7AD5AD"/>
    <w:rsid w:val="6D922EDA"/>
    <w:rsid w:val="6DB1366F"/>
    <w:rsid w:val="6DB972F3"/>
    <w:rsid w:val="6DC0124E"/>
    <w:rsid w:val="6DC52D90"/>
    <w:rsid w:val="6DEFDCD9"/>
    <w:rsid w:val="6E4303BD"/>
    <w:rsid w:val="6E671244"/>
    <w:rsid w:val="6E9C8825"/>
    <w:rsid w:val="6ED5C893"/>
    <w:rsid w:val="6F60351D"/>
    <w:rsid w:val="6F782E8A"/>
    <w:rsid w:val="6F79C466"/>
    <w:rsid w:val="6F883CB6"/>
    <w:rsid w:val="6F9868E5"/>
    <w:rsid w:val="6FC380B2"/>
    <w:rsid w:val="6FEB8606"/>
    <w:rsid w:val="6FEC8322"/>
    <w:rsid w:val="6FF56077"/>
    <w:rsid w:val="6FFA3D2A"/>
    <w:rsid w:val="700E5268"/>
    <w:rsid w:val="70185680"/>
    <w:rsid w:val="701C94E1"/>
    <w:rsid w:val="703F8F38"/>
    <w:rsid w:val="70601280"/>
    <w:rsid w:val="707D2E99"/>
    <w:rsid w:val="70B2577A"/>
    <w:rsid w:val="70B8D73C"/>
    <w:rsid w:val="70E569C6"/>
    <w:rsid w:val="70F7B310"/>
    <w:rsid w:val="710B440B"/>
    <w:rsid w:val="710BE1D4"/>
    <w:rsid w:val="71BFFE36"/>
    <w:rsid w:val="71C3B92A"/>
    <w:rsid w:val="71FC3916"/>
    <w:rsid w:val="72165EA1"/>
    <w:rsid w:val="7239E964"/>
    <w:rsid w:val="724C607D"/>
    <w:rsid w:val="7250B626"/>
    <w:rsid w:val="7276C33C"/>
    <w:rsid w:val="72B20481"/>
    <w:rsid w:val="72B871B4"/>
    <w:rsid w:val="72F3C610"/>
    <w:rsid w:val="7326EAE1"/>
    <w:rsid w:val="732E1DF8"/>
    <w:rsid w:val="7338BCFF"/>
    <w:rsid w:val="7355E7B6"/>
    <w:rsid w:val="73616B11"/>
    <w:rsid w:val="73946469"/>
    <w:rsid w:val="73A028D3"/>
    <w:rsid w:val="73B22F02"/>
    <w:rsid w:val="73C1FC8A"/>
    <w:rsid w:val="73E830DE"/>
    <w:rsid w:val="73E9F83C"/>
    <w:rsid w:val="73FD7352"/>
    <w:rsid w:val="7425E83C"/>
    <w:rsid w:val="742E0329"/>
    <w:rsid w:val="742E36C5"/>
    <w:rsid w:val="746FC512"/>
    <w:rsid w:val="74835292"/>
    <w:rsid w:val="7487A91D"/>
    <w:rsid w:val="748F9CC2"/>
    <w:rsid w:val="74A88B34"/>
    <w:rsid w:val="74CD0AD2"/>
    <w:rsid w:val="74E3FDEE"/>
    <w:rsid w:val="74E43AF1"/>
    <w:rsid w:val="74F16A10"/>
    <w:rsid w:val="7501C260"/>
    <w:rsid w:val="751041CD"/>
    <w:rsid w:val="7533D9D8"/>
    <w:rsid w:val="7584013F"/>
    <w:rsid w:val="75B2882D"/>
    <w:rsid w:val="75C9D38A"/>
    <w:rsid w:val="75D36C28"/>
    <w:rsid w:val="7646493B"/>
    <w:rsid w:val="76511497"/>
    <w:rsid w:val="765301D5"/>
    <w:rsid w:val="765E52CE"/>
    <w:rsid w:val="76686B4D"/>
    <w:rsid w:val="766A2849"/>
    <w:rsid w:val="767DA248"/>
    <w:rsid w:val="767F4109"/>
    <w:rsid w:val="76869A90"/>
    <w:rsid w:val="76923FA6"/>
    <w:rsid w:val="769D2C7B"/>
    <w:rsid w:val="76C5E887"/>
    <w:rsid w:val="76D74BA8"/>
    <w:rsid w:val="771B7B28"/>
    <w:rsid w:val="7761078B"/>
    <w:rsid w:val="7765A3EB"/>
    <w:rsid w:val="776C7837"/>
    <w:rsid w:val="7778B464"/>
    <w:rsid w:val="77C47AFD"/>
    <w:rsid w:val="77D51E5C"/>
    <w:rsid w:val="77D6AC9D"/>
    <w:rsid w:val="786D249C"/>
    <w:rsid w:val="78A55446"/>
    <w:rsid w:val="78C415A1"/>
    <w:rsid w:val="78E8DCEC"/>
    <w:rsid w:val="7903E62F"/>
    <w:rsid w:val="790E689C"/>
    <w:rsid w:val="79386CC2"/>
    <w:rsid w:val="795F7C58"/>
    <w:rsid w:val="79C213BF"/>
    <w:rsid w:val="79C25D0B"/>
    <w:rsid w:val="79F5385F"/>
    <w:rsid w:val="79F7E4FE"/>
    <w:rsid w:val="7A3FDD9C"/>
    <w:rsid w:val="7A4FD1F1"/>
    <w:rsid w:val="7A59E559"/>
    <w:rsid w:val="7A73DD98"/>
    <w:rsid w:val="7ABDEC1F"/>
    <w:rsid w:val="7AE02FA5"/>
    <w:rsid w:val="7B740C8D"/>
    <w:rsid w:val="7BB3C350"/>
    <w:rsid w:val="7BD1BBE2"/>
    <w:rsid w:val="7BEBEA68"/>
    <w:rsid w:val="7C080A8F"/>
    <w:rsid w:val="7C1271E6"/>
    <w:rsid w:val="7C155C88"/>
    <w:rsid w:val="7C902F26"/>
    <w:rsid w:val="7CD96D98"/>
    <w:rsid w:val="7CD9CC6E"/>
    <w:rsid w:val="7CDA7BD0"/>
    <w:rsid w:val="7CF32847"/>
    <w:rsid w:val="7D35A405"/>
    <w:rsid w:val="7D9ECE31"/>
    <w:rsid w:val="7DCB98E2"/>
    <w:rsid w:val="7DEB3DD1"/>
    <w:rsid w:val="7DEE0454"/>
    <w:rsid w:val="7DF2B9C5"/>
    <w:rsid w:val="7E301EFA"/>
    <w:rsid w:val="7E4781B8"/>
    <w:rsid w:val="7E483E84"/>
    <w:rsid w:val="7E5C8C1E"/>
    <w:rsid w:val="7E5DC1F8"/>
    <w:rsid w:val="7E764C31"/>
    <w:rsid w:val="7E8AD9A4"/>
    <w:rsid w:val="7ED5BEF1"/>
    <w:rsid w:val="7EF9A23E"/>
    <w:rsid w:val="7EFD942E"/>
    <w:rsid w:val="7F0B2551"/>
    <w:rsid w:val="7F134EBF"/>
    <w:rsid w:val="7F52147E"/>
    <w:rsid w:val="7F5D6108"/>
    <w:rsid w:val="7F676943"/>
    <w:rsid w:val="7F9BB8E5"/>
    <w:rsid w:val="7F9BE348"/>
    <w:rsid w:val="7FAAE092"/>
    <w:rsid w:val="7FC0D6A3"/>
    <w:rsid w:val="7FCBEF5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42FF830"/>
  <w15:docId w15:val="{B8BF0AC6-2E7D-4E38-8B0A-F9025832C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53C1A"/>
    <w:pPr>
      <w:numPr>
        <w:numId w:val="37"/>
      </w:numPr>
      <w:spacing w:before="380" w:after="80"/>
    </w:pPr>
    <w:rPr>
      <w:rFonts w:ascii="Linux Libertine" w:eastAsia="Times New Roman" w:hAnsi="Linux Libertine" w:cs="Linux Libertine"/>
      <w:b/>
      <w:sz w:val="22"/>
      <w:lang w:val="en-US" w:eastAsia="en-US"/>
      <w14:ligatures w14:val="standard"/>
    </w:rPr>
  </w:style>
  <w:style w:type="paragraph" w:customStyle="1" w:styleId="Head2">
    <w:name w:val="Head2"/>
    <w:autoRedefine/>
    <w:qFormat/>
    <w:rsid w:val="002924AE"/>
    <w:pPr>
      <w:numPr>
        <w:ilvl w:val="1"/>
        <w:numId w:val="37"/>
      </w:numPr>
      <w:spacing w:before="180" w:after="80"/>
      <w:ind w:left="432"/>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paragraph" w:styleId="Revision">
    <w:name w:val="Revision"/>
    <w:hidden/>
    <w:uiPriority w:val="99"/>
    <w:semiHidden/>
    <w:rsid w:val="0077447B"/>
    <w:rPr>
      <w:rFonts w:ascii="Linux Libertine" w:eastAsiaTheme="minorHAnsi" w:hAnsi="Linux Libertine" w:cstheme="minorBidi"/>
      <w:sz w:val="18"/>
      <w:szCs w:val="22"/>
      <w:lang w:val="en-US" w:eastAsia="en-US"/>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character" w:customStyle="1" w:styleId="ckewidgetwrapper">
    <w:name w:val="cke_widget_wrapper"/>
    <w:basedOn w:val="DefaultParagraphFont"/>
    <w:rsid w:val="009A62AA"/>
  </w:style>
  <w:style w:type="character" w:customStyle="1" w:styleId="ckeimageresizer">
    <w:name w:val="cke_image_resizer"/>
    <w:basedOn w:val="DefaultParagraphFont"/>
    <w:rsid w:val="009A62AA"/>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BookTitle1">
    <w:name w:val="Book Title1"/>
    <w:basedOn w:val="DefaultParagraphFont"/>
    <w:uiPriority w:val="1"/>
    <w:qFormat/>
    <w:rsid w:val="00353442"/>
    <w:rPr>
      <w:color w:val="auto"/>
      <w:bdr w:val="none" w:sz="0" w:space="0" w:color="auto"/>
      <w:shd w:val="clear" w:color="auto" w:fill="auto"/>
    </w:rPr>
  </w:style>
  <w:style w:type="paragraph" w:customStyle="1" w:styleId="TOC11">
    <w:name w:val="TOC 11"/>
    <w:basedOn w:val="Normal"/>
    <w:qFormat/>
    <w:rsid w:val="00353442"/>
  </w:style>
  <w:style w:type="paragraph" w:customStyle="1" w:styleId="TOC21">
    <w:name w:val="TOC 21"/>
    <w:basedOn w:val="Normal"/>
    <w:qFormat/>
    <w:rsid w:val="00353442"/>
  </w:style>
  <w:style w:type="paragraph" w:customStyle="1" w:styleId="TOC31">
    <w:name w:val="TOC 31"/>
    <w:basedOn w:val="Normal"/>
    <w:qFormat/>
    <w:rsid w:val="00353442"/>
  </w:style>
  <w:style w:type="paragraph" w:customStyle="1" w:styleId="TOC41">
    <w:name w:val="TOC 41"/>
    <w:basedOn w:val="Normal"/>
    <w:qFormat/>
    <w:rsid w:val="00353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6">
      <w:bodyDiv w:val="1"/>
      <w:marLeft w:val="0"/>
      <w:marRight w:val="0"/>
      <w:marTop w:val="0"/>
      <w:marBottom w:val="0"/>
      <w:divBdr>
        <w:top w:val="none" w:sz="0" w:space="0" w:color="auto"/>
        <w:left w:val="none" w:sz="0" w:space="0" w:color="auto"/>
        <w:bottom w:val="none" w:sz="0" w:space="0" w:color="auto"/>
        <w:right w:val="none" w:sz="0" w:space="0" w:color="auto"/>
      </w:divBdr>
    </w:div>
    <w:div w:id="28993945">
      <w:bodyDiv w:val="1"/>
      <w:marLeft w:val="0"/>
      <w:marRight w:val="0"/>
      <w:marTop w:val="0"/>
      <w:marBottom w:val="0"/>
      <w:divBdr>
        <w:top w:val="none" w:sz="0" w:space="0" w:color="auto"/>
        <w:left w:val="none" w:sz="0" w:space="0" w:color="auto"/>
        <w:bottom w:val="none" w:sz="0" w:space="0" w:color="auto"/>
        <w:right w:val="none" w:sz="0" w:space="0" w:color="auto"/>
      </w:divBdr>
    </w:div>
    <w:div w:id="42992103">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80029311">
      <w:bodyDiv w:val="1"/>
      <w:marLeft w:val="0"/>
      <w:marRight w:val="0"/>
      <w:marTop w:val="0"/>
      <w:marBottom w:val="0"/>
      <w:divBdr>
        <w:top w:val="none" w:sz="0" w:space="0" w:color="auto"/>
        <w:left w:val="none" w:sz="0" w:space="0" w:color="auto"/>
        <w:bottom w:val="none" w:sz="0" w:space="0" w:color="auto"/>
        <w:right w:val="none" w:sz="0" w:space="0" w:color="auto"/>
      </w:divBdr>
    </w:div>
    <w:div w:id="85080044">
      <w:bodyDiv w:val="1"/>
      <w:marLeft w:val="0"/>
      <w:marRight w:val="0"/>
      <w:marTop w:val="0"/>
      <w:marBottom w:val="0"/>
      <w:divBdr>
        <w:top w:val="none" w:sz="0" w:space="0" w:color="auto"/>
        <w:left w:val="none" w:sz="0" w:space="0" w:color="auto"/>
        <w:bottom w:val="none" w:sz="0" w:space="0" w:color="auto"/>
        <w:right w:val="none" w:sz="0" w:space="0" w:color="auto"/>
      </w:divBdr>
    </w:div>
    <w:div w:id="144588812">
      <w:bodyDiv w:val="1"/>
      <w:marLeft w:val="0"/>
      <w:marRight w:val="0"/>
      <w:marTop w:val="0"/>
      <w:marBottom w:val="0"/>
      <w:divBdr>
        <w:top w:val="none" w:sz="0" w:space="0" w:color="auto"/>
        <w:left w:val="none" w:sz="0" w:space="0" w:color="auto"/>
        <w:bottom w:val="none" w:sz="0" w:space="0" w:color="auto"/>
        <w:right w:val="none" w:sz="0" w:space="0" w:color="auto"/>
      </w:divBdr>
    </w:div>
    <w:div w:id="169568870">
      <w:bodyDiv w:val="1"/>
      <w:marLeft w:val="0"/>
      <w:marRight w:val="0"/>
      <w:marTop w:val="0"/>
      <w:marBottom w:val="0"/>
      <w:divBdr>
        <w:top w:val="none" w:sz="0" w:space="0" w:color="auto"/>
        <w:left w:val="none" w:sz="0" w:space="0" w:color="auto"/>
        <w:bottom w:val="none" w:sz="0" w:space="0" w:color="auto"/>
        <w:right w:val="none" w:sz="0" w:space="0" w:color="auto"/>
      </w:divBdr>
    </w:div>
    <w:div w:id="228997318">
      <w:bodyDiv w:val="1"/>
      <w:marLeft w:val="0"/>
      <w:marRight w:val="0"/>
      <w:marTop w:val="0"/>
      <w:marBottom w:val="0"/>
      <w:divBdr>
        <w:top w:val="none" w:sz="0" w:space="0" w:color="auto"/>
        <w:left w:val="none" w:sz="0" w:space="0" w:color="auto"/>
        <w:bottom w:val="none" w:sz="0" w:space="0" w:color="auto"/>
        <w:right w:val="none" w:sz="0" w:space="0" w:color="auto"/>
      </w:divBdr>
    </w:div>
    <w:div w:id="242838022">
      <w:bodyDiv w:val="1"/>
      <w:marLeft w:val="0"/>
      <w:marRight w:val="0"/>
      <w:marTop w:val="0"/>
      <w:marBottom w:val="0"/>
      <w:divBdr>
        <w:top w:val="none" w:sz="0" w:space="0" w:color="auto"/>
        <w:left w:val="none" w:sz="0" w:space="0" w:color="auto"/>
        <w:bottom w:val="none" w:sz="0" w:space="0" w:color="auto"/>
        <w:right w:val="none" w:sz="0" w:space="0" w:color="auto"/>
      </w:divBdr>
    </w:div>
    <w:div w:id="251863243">
      <w:bodyDiv w:val="1"/>
      <w:marLeft w:val="0"/>
      <w:marRight w:val="0"/>
      <w:marTop w:val="0"/>
      <w:marBottom w:val="0"/>
      <w:divBdr>
        <w:top w:val="none" w:sz="0" w:space="0" w:color="auto"/>
        <w:left w:val="none" w:sz="0" w:space="0" w:color="auto"/>
        <w:bottom w:val="none" w:sz="0" w:space="0" w:color="auto"/>
        <w:right w:val="none" w:sz="0" w:space="0" w:color="auto"/>
      </w:divBdr>
    </w:div>
    <w:div w:id="285042257">
      <w:bodyDiv w:val="1"/>
      <w:marLeft w:val="0"/>
      <w:marRight w:val="0"/>
      <w:marTop w:val="0"/>
      <w:marBottom w:val="0"/>
      <w:divBdr>
        <w:top w:val="none" w:sz="0" w:space="0" w:color="auto"/>
        <w:left w:val="none" w:sz="0" w:space="0" w:color="auto"/>
        <w:bottom w:val="none" w:sz="0" w:space="0" w:color="auto"/>
        <w:right w:val="none" w:sz="0" w:space="0" w:color="auto"/>
      </w:divBdr>
    </w:div>
    <w:div w:id="325861953">
      <w:bodyDiv w:val="1"/>
      <w:marLeft w:val="0"/>
      <w:marRight w:val="0"/>
      <w:marTop w:val="0"/>
      <w:marBottom w:val="0"/>
      <w:divBdr>
        <w:top w:val="none" w:sz="0" w:space="0" w:color="auto"/>
        <w:left w:val="none" w:sz="0" w:space="0" w:color="auto"/>
        <w:bottom w:val="none" w:sz="0" w:space="0" w:color="auto"/>
        <w:right w:val="none" w:sz="0" w:space="0" w:color="auto"/>
      </w:divBdr>
    </w:div>
    <w:div w:id="361592372">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044320">
      <w:bodyDiv w:val="1"/>
      <w:marLeft w:val="0"/>
      <w:marRight w:val="0"/>
      <w:marTop w:val="0"/>
      <w:marBottom w:val="0"/>
      <w:divBdr>
        <w:top w:val="none" w:sz="0" w:space="0" w:color="auto"/>
        <w:left w:val="none" w:sz="0" w:space="0" w:color="auto"/>
        <w:bottom w:val="none" w:sz="0" w:space="0" w:color="auto"/>
        <w:right w:val="none" w:sz="0" w:space="0" w:color="auto"/>
      </w:divBdr>
    </w:div>
    <w:div w:id="374545334">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86096584">
      <w:bodyDiv w:val="1"/>
      <w:marLeft w:val="0"/>
      <w:marRight w:val="0"/>
      <w:marTop w:val="0"/>
      <w:marBottom w:val="0"/>
      <w:divBdr>
        <w:top w:val="none" w:sz="0" w:space="0" w:color="auto"/>
        <w:left w:val="none" w:sz="0" w:space="0" w:color="auto"/>
        <w:bottom w:val="none" w:sz="0" w:space="0" w:color="auto"/>
        <w:right w:val="none" w:sz="0" w:space="0" w:color="auto"/>
      </w:divBdr>
    </w:div>
    <w:div w:id="499084071">
      <w:bodyDiv w:val="1"/>
      <w:marLeft w:val="0"/>
      <w:marRight w:val="0"/>
      <w:marTop w:val="0"/>
      <w:marBottom w:val="0"/>
      <w:divBdr>
        <w:top w:val="none" w:sz="0" w:space="0" w:color="auto"/>
        <w:left w:val="none" w:sz="0" w:space="0" w:color="auto"/>
        <w:bottom w:val="none" w:sz="0" w:space="0" w:color="auto"/>
        <w:right w:val="none" w:sz="0" w:space="0" w:color="auto"/>
      </w:divBdr>
    </w:div>
    <w:div w:id="538083216">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3563801">
      <w:bodyDiv w:val="1"/>
      <w:marLeft w:val="0"/>
      <w:marRight w:val="0"/>
      <w:marTop w:val="0"/>
      <w:marBottom w:val="0"/>
      <w:divBdr>
        <w:top w:val="none" w:sz="0" w:space="0" w:color="auto"/>
        <w:left w:val="none" w:sz="0" w:space="0" w:color="auto"/>
        <w:bottom w:val="none" w:sz="0" w:space="0" w:color="auto"/>
        <w:right w:val="none" w:sz="0" w:space="0" w:color="auto"/>
      </w:divBdr>
    </w:div>
    <w:div w:id="647170062">
      <w:bodyDiv w:val="1"/>
      <w:marLeft w:val="0"/>
      <w:marRight w:val="0"/>
      <w:marTop w:val="0"/>
      <w:marBottom w:val="0"/>
      <w:divBdr>
        <w:top w:val="none" w:sz="0" w:space="0" w:color="auto"/>
        <w:left w:val="none" w:sz="0" w:space="0" w:color="auto"/>
        <w:bottom w:val="none" w:sz="0" w:space="0" w:color="auto"/>
        <w:right w:val="none" w:sz="0" w:space="0" w:color="auto"/>
      </w:divBdr>
    </w:div>
    <w:div w:id="6581218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21371215">
      <w:bodyDiv w:val="1"/>
      <w:marLeft w:val="0"/>
      <w:marRight w:val="0"/>
      <w:marTop w:val="0"/>
      <w:marBottom w:val="0"/>
      <w:divBdr>
        <w:top w:val="none" w:sz="0" w:space="0" w:color="auto"/>
        <w:left w:val="none" w:sz="0" w:space="0" w:color="auto"/>
        <w:bottom w:val="none" w:sz="0" w:space="0" w:color="auto"/>
        <w:right w:val="none" w:sz="0" w:space="0" w:color="auto"/>
      </w:divBdr>
    </w:div>
    <w:div w:id="746995207">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0462746">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3691557">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61868160">
      <w:bodyDiv w:val="1"/>
      <w:marLeft w:val="0"/>
      <w:marRight w:val="0"/>
      <w:marTop w:val="0"/>
      <w:marBottom w:val="0"/>
      <w:divBdr>
        <w:top w:val="none" w:sz="0" w:space="0" w:color="auto"/>
        <w:left w:val="none" w:sz="0" w:space="0" w:color="auto"/>
        <w:bottom w:val="none" w:sz="0" w:space="0" w:color="auto"/>
        <w:right w:val="none" w:sz="0" w:space="0" w:color="auto"/>
      </w:divBdr>
    </w:div>
    <w:div w:id="863597913">
      <w:bodyDiv w:val="1"/>
      <w:marLeft w:val="0"/>
      <w:marRight w:val="0"/>
      <w:marTop w:val="0"/>
      <w:marBottom w:val="0"/>
      <w:divBdr>
        <w:top w:val="none" w:sz="0" w:space="0" w:color="auto"/>
        <w:left w:val="none" w:sz="0" w:space="0" w:color="auto"/>
        <w:bottom w:val="none" w:sz="0" w:space="0" w:color="auto"/>
        <w:right w:val="none" w:sz="0" w:space="0" w:color="auto"/>
      </w:divBdr>
    </w:div>
    <w:div w:id="877208314">
      <w:bodyDiv w:val="1"/>
      <w:marLeft w:val="0"/>
      <w:marRight w:val="0"/>
      <w:marTop w:val="0"/>
      <w:marBottom w:val="0"/>
      <w:divBdr>
        <w:top w:val="none" w:sz="0" w:space="0" w:color="auto"/>
        <w:left w:val="none" w:sz="0" w:space="0" w:color="auto"/>
        <w:bottom w:val="none" w:sz="0" w:space="0" w:color="auto"/>
        <w:right w:val="none" w:sz="0" w:space="0" w:color="auto"/>
      </w:divBdr>
    </w:div>
    <w:div w:id="878972453">
      <w:bodyDiv w:val="1"/>
      <w:marLeft w:val="0"/>
      <w:marRight w:val="0"/>
      <w:marTop w:val="0"/>
      <w:marBottom w:val="0"/>
      <w:divBdr>
        <w:top w:val="none" w:sz="0" w:space="0" w:color="auto"/>
        <w:left w:val="none" w:sz="0" w:space="0" w:color="auto"/>
        <w:bottom w:val="none" w:sz="0" w:space="0" w:color="auto"/>
        <w:right w:val="none" w:sz="0" w:space="0" w:color="auto"/>
      </w:divBdr>
    </w:div>
    <w:div w:id="89485562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87900835">
      <w:bodyDiv w:val="1"/>
      <w:marLeft w:val="0"/>
      <w:marRight w:val="0"/>
      <w:marTop w:val="0"/>
      <w:marBottom w:val="0"/>
      <w:divBdr>
        <w:top w:val="none" w:sz="0" w:space="0" w:color="auto"/>
        <w:left w:val="none" w:sz="0" w:space="0" w:color="auto"/>
        <w:bottom w:val="none" w:sz="0" w:space="0" w:color="auto"/>
        <w:right w:val="none" w:sz="0" w:space="0" w:color="auto"/>
      </w:divBdr>
    </w:div>
    <w:div w:id="98936206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7636885">
      <w:bodyDiv w:val="1"/>
      <w:marLeft w:val="0"/>
      <w:marRight w:val="0"/>
      <w:marTop w:val="0"/>
      <w:marBottom w:val="0"/>
      <w:divBdr>
        <w:top w:val="none" w:sz="0" w:space="0" w:color="auto"/>
        <w:left w:val="none" w:sz="0" w:space="0" w:color="auto"/>
        <w:bottom w:val="none" w:sz="0" w:space="0" w:color="auto"/>
        <w:right w:val="none" w:sz="0" w:space="0" w:color="auto"/>
      </w:divBdr>
    </w:div>
    <w:div w:id="1045108128">
      <w:bodyDiv w:val="1"/>
      <w:marLeft w:val="0"/>
      <w:marRight w:val="0"/>
      <w:marTop w:val="0"/>
      <w:marBottom w:val="0"/>
      <w:divBdr>
        <w:top w:val="none" w:sz="0" w:space="0" w:color="auto"/>
        <w:left w:val="none" w:sz="0" w:space="0" w:color="auto"/>
        <w:bottom w:val="none" w:sz="0" w:space="0" w:color="auto"/>
        <w:right w:val="none" w:sz="0" w:space="0" w:color="auto"/>
      </w:divBdr>
    </w:div>
    <w:div w:id="1052731580">
      <w:bodyDiv w:val="1"/>
      <w:marLeft w:val="0"/>
      <w:marRight w:val="0"/>
      <w:marTop w:val="0"/>
      <w:marBottom w:val="0"/>
      <w:divBdr>
        <w:top w:val="none" w:sz="0" w:space="0" w:color="auto"/>
        <w:left w:val="none" w:sz="0" w:space="0" w:color="auto"/>
        <w:bottom w:val="none" w:sz="0" w:space="0" w:color="auto"/>
        <w:right w:val="none" w:sz="0" w:space="0" w:color="auto"/>
      </w:divBdr>
    </w:div>
    <w:div w:id="1052735616">
      <w:bodyDiv w:val="1"/>
      <w:marLeft w:val="0"/>
      <w:marRight w:val="0"/>
      <w:marTop w:val="0"/>
      <w:marBottom w:val="0"/>
      <w:divBdr>
        <w:top w:val="none" w:sz="0" w:space="0" w:color="auto"/>
        <w:left w:val="none" w:sz="0" w:space="0" w:color="auto"/>
        <w:bottom w:val="none" w:sz="0" w:space="0" w:color="auto"/>
        <w:right w:val="none" w:sz="0" w:space="0" w:color="auto"/>
      </w:divBdr>
    </w:div>
    <w:div w:id="1062558291">
      <w:bodyDiv w:val="1"/>
      <w:marLeft w:val="0"/>
      <w:marRight w:val="0"/>
      <w:marTop w:val="0"/>
      <w:marBottom w:val="0"/>
      <w:divBdr>
        <w:top w:val="none" w:sz="0" w:space="0" w:color="auto"/>
        <w:left w:val="none" w:sz="0" w:space="0" w:color="auto"/>
        <w:bottom w:val="none" w:sz="0" w:space="0" w:color="auto"/>
        <w:right w:val="none" w:sz="0" w:space="0" w:color="auto"/>
      </w:divBdr>
    </w:div>
    <w:div w:id="1074666968">
      <w:bodyDiv w:val="1"/>
      <w:marLeft w:val="0"/>
      <w:marRight w:val="0"/>
      <w:marTop w:val="0"/>
      <w:marBottom w:val="0"/>
      <w:divBdr>
        <w:top w:val="none" w:sz="0" w:space="0" w:color="auto"/>
        <w:left w:val="none" w:sz="0" w:space="0" w:color="auto"/>
        <w:bottom w:val="none" w:sz="0" w:space="0" w:color="auto"/>
        <w:right w:val="none" w:sz="0" w:space="0" w:color="auto"/>
      </w:divBdr>
    </w:div>
    <w:div w:id="1094863701">
      <w:bodyDiv w:val="1"/>
      <w:marLeft w:val="0"/>
      <w:marRight w:val="0"/>
      <w:marTop w:val="0"/>
      <w:marBottom w:val="0"/>
      <w:divBdr>
        <w:top w:val="none" w:sz="0" w:space="0" w:color="auto"/>
        <w:left w:val="none" w:sz="0" w:space="0" w:color="auto"/>
        <w:bottom w:val="none" w:sz="0" w:space="0" w:color="auto"/>
        <w:right w:val="none" w:sz="0" w:space="0" w:color="auto"/>
      </w:divBdr>
    </w:div>
    <w:div w:id="1139416317">
      <w:bodyDiv w:val="1"/>
      <w:marLeft w:val="0"/>
      <w:marRight w:val="0"/>
      <w:marTop w:val="0"/>
      <w:marBottom w:val="0"/>
      <w:divBdr>
        <w:top w:val="none" w:sz="0" w:space="0" w:color="auto"/>
        <w:left w:val="none" w:sz="0" w:space="0" w:color="auto"/>
        <w:bottom w:val="none" w:sz="0" w:space="0" w:color="auto"/>
        <w:right w:val="none" w:sz="0" w:space="0" w:color="auto"/>
      </w:divBdr>
    </w:div>
    <w:div w:id="1139541218">
      <w:bodyDiv w:val="1"/>
      <w:marLeft w:val="0"/>
      <w:marRight w:val="0"/>
      <w:marTop w:val="0"/>
      <w:marBottom w:val="0"/>
      <w:divBdr>
        <w:top w:val="none" w:sz="0" w:space="0" w:color="auto"/>
        <w:left w:val="none" w:sz="0" w:space="0" w:color="auto"/>
        <w:bottom w:val="none" w:sz="0" w:space="0" w:color="auto"/>
        <w:right w:val="none" w:sz="0" w:space="0" w:color="auto"/>
      </w:divBdr>
    </w:div>
    <w:div w:id="1147087023">
      <w:bodyDiv w:val="1"/>
      <w:marLeft w:val="0"/>
      <w:marRight w:val="0"/>
      <w:marTop w:val="0"/>
      <w:marBottom w:val="0"/>
      <w:divBdr>
        <w:top w:val="none" w:sz="0" w:space="0" w:color="auto"/>
        <w:left w:val="none" w:sz="0" w:space="0" w:color="auto"/>
        <w:bottom w:val="none" w:sz="0" w:space="0" w:color="auto"/>
        <w:right w:val="none" w:sz="0" w:space="0" w:color="auto"/>
      </w:divBdr>
    </w:div>
    <w:div w:id="114781590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68122494">
      <w:bodyDiv w:val="1"/>
      <w:marLeft w:val="0"/>
      <w:marRight w:val="0"/>
      <w:marTop w:val="0"/>
      <w:marBottom w:val="0"/>
      <w:divBdr>
        <w:top w:val="none" w:sz="0" w:space="0" w:color="auto"/>
        <w:left w:val="none" w:sz="0" w:space="0" w:color="auto"/>
        <w:bottom w:val="none" w:sz="0" w:space="0" w:color="auto"/>
        <w:right w:val="none" w:sz="0" w:space="0" w:color="auto"/>
      </w:divBdr>
    </w:div>
    <w:div w:id="1287275548">
      <w:bodyDiv w:val="1"/>
      <w:marLeft w:val="0"/>
      <w:marRight w:val="0"/>
      <w:marTop w:val="0"/>
      <w:marBottom w:val="0"/>
      <w:divBdr>
        <w:top w:val="none" w:sz="0" w:space="0" w:color="auto"/>
        <w:left w:val="none" w:sz="0" w:space="0" w:color="auto"/>
        <w:bottom w:val="none" w:sz="0" w:space="0" w:color="auto"/>
        <w:right w:val="none" w:sz="0" w:space="0" w:color="auto"/>
      </w:divBdr>
    </w:div>
    <w:div w:id="1301762182">
      <w:bodyDiv w:val="1"/>
      <w:marLeft w:val="0"/>
      <w:marRight w:val="0"/>
      <w:marTop w:val="0"/>
      <w:marBottom w:val="0"/>
      <w:divBdr>
        <w:top w:val="none" w:sz="0" w:space="0" w:color="auto"/>
        <w:left w:val="none" w:sz="0" w:space="0" w:color="auto"/>
        <w:bottom w:val="none" w:sz="0" w:space="0" w:color="auto"/>
        <w:right w:val="none" w:sz="0" w:space="0" w:color="auto"/>
      </w:divBdr>
    </w:div>
    <w:div w:id="1313212194">
      <w:bodyDiv w:val="1"/>
      <w:marLeft w:val="0"/>
      <w:marRight w:val="0"/>
      <w:marTop w:val="0"/>
      <w:marBottom w:val="0"/>
      <w:divBdr>
        <w:top w:val="none" w:sz="0" w:space="0" w:color="auto"/>
        <w:left w:val="none" w:sz="0" w:space="0" w:color="auto"/>
        <w:bottom w:val="none" w:sz="0" w:space="0" w:color="auto"/>
        <w:right w:val="none" w:sz="0" w:space="0" w:color="auto"/>
      </w:divBdr>
    </w:div>
    <w:div w:id="1387950074">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1074107">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78050367">
      <w:bodyDiv w:val="1"/>
      <w:marLeft w:val="0"/>
      <w:marRight w:val="0"/>
      <w:marTop w:val="0"/>
      <w:marBottom w:val="0"/>
      <w:divBdr>
        <w:top w:val="none" w:sz="0" w:space="0" w:color="auto"/>
        <w:left w:val="none" w:sz="0" w:space="0" w:color="auto"/>
        <w:bottom w:val="none" w:sz="0" w:space="0" w:color="auto"/>
        <w:right w:val="none" w:sz="0" w:space="0" w:color="auto"/>
      </w:divBdr>
    </w:div>
    <w:div w:id="1617903366">
      <w:bodyDiv w:val="1"/>
      <w:marLeft w:val="0"/>
      <w:marRight w:val="0"/>
      <w:marTop w:val="0"/>
      <w:marBottom w:val="0"/>
      <w:divBdr>
        <w:top w:val="none" w:sz="0" w:space="0" w:color="auto"/>
        <w:left w:val="none" w:sz="0" w:space="0" w:color="auto"/>
        <w:bottom w:val="none" w:sz="0" w:space="0" w:color="auto"/>
        <w:right w:val="none" w:sz="0" w:space="0" w:color="auto"/>
      </w:divBdr>
    </w:div>
    <w:div w:id="1627810247">
      <w:bodyDiv w:val="1"/>
      <w:marLeft w:val="0"/>
      <w:marRight w:val="0"/>
      <w:marTop w:val="0"/>
      <w:marBottom w:val="0"/>
      <w:divBdr>
        <w:top w:val="none" w:sz="0" w:space="0" w:color="auto"/>
        <w:left w:val="none" w:sz="0" w:space="0" w:color="auto"/>
        <w:bottom w:val="none" w:sz="0" w:space="0" w:color="auto"/>
        <w:right w:val="none" w:sz="0" w:space="0" w:color="auto"/>
      </w:divBdr>
    </w:div>
    <w:div w:id="1628926992">
      <w:bodyDiv w:val="1"/>
      <w:marLeft w:val="0"/>
      <w:marRight w:val="0"/>
      <w:marTop w:val="0"/>
      <w:marBottom w:val="0"/>
      <w:divBdr>
        <w:top w:val="none" w:sz="0" w:space="0" w:color="auto"/>
        <w:left w:val="none" w:sz="0" w:space="0" w:color="auto"/>
        <w:bottom w:val="none" w:sz="0" w:space="0" w:color="auto"/>
        <w:right w:val="none" w:sz="0" w:space="0" w:color="auto"/>
      </w:divBdr>
    </w:div>
    <w:div w:id="164122911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62855">
      <w:bodyDiv w:val="1"/>
      <w:marLeft w:val="0"/>
      <w:marRight w:val="0"/>
      <w:marTop w:val="0"/>
      <w:marBottom w:val="0"/>
      <w:divBdr>
        <w:top w:val="none" w:sz="0" w:space="0" w:color="auto"/>
        <w:left w:val="none" w:sz="0" w:space="0" w:color="auto"/>
        <w:bottom w:val="none" w:sz="0" w:space="0" w:color="auto"/>
        <w:right w:val="none" w:sz="0" w:space="0" w:color="auto"/>
      </w:divBdr>
    </w:div>
    <w:div w:id="1678003100">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797486058">
      <w:bodyDiv w:val="1"/>
      <w:marLeft w:val="0"/>
      <w:marRight w:val="0"/>
      <w:marTop w:val="0"/>
      <w:marBottom w:val="0"/>
      <w:divBdr>
        <w:top w:val="none" w:sz="0" w:space="0" w:color="auto"/>
        <w:left w:val="none" w:sz="0" w:space="0" w:color="auto"/>
        <w:bottom w:val="none" w:sz="0" w:space="0" w:color="auto"/>
        <w:right w:val="none" w:sz="0" w:space="0" w:color="auto"/>
      </w:divBdr>
    </w:div>
    <w:div w:id="1806390214">
      <w:bodyDiv w:val="1"/>
      <w:marLeft w:val="0"/>
      <w:marRight w:val="0"/>
      <w:marTop w:val="0"/>
      <w:marBottom w:val="0"/>
      <w:divBdr>
        <w:top w:val="none" w:sz="0" w:space="0" w:color="auto"/>
        <w:left w:val="none" w:sz="0" w:space="0" w:color="auto"/>
        <w:bottom w:val="none" w:sz="0" w:space="0" w:color="auto"/>
        <w:right w:val="none" w:sz="0" w:space="0" w:color="auto"/>
      </w:divBdr>
    </w:div>
    <w:div w:id="1819689336">
      <w:bodyDiv w:val="1"/>
      <w:marLeft w:val="0"/>
      <w:marRight w:val="0"/>
      <w:marTop w:val="0"/>
      <w:marBottom w:val="0"/>
      <w:divBdr>
        <w:top w:val="none" w:sz="0" w:space="0" w:color="auto"/>
        <w:left w:val="none" w:sz="0" w:space="0" w:color="auto"/>
        <w:bottom w:val="none" w:sz="0" w:space="0" w:color="auto"/>
        <w:right w:val="none" w:sz="0" w:space="0" w:color="auto"/>
      </w:divBdr>
    </w:div>
    <w:div w:id="1822038156">
      <w:bodyDiv w:val="1"/>
      <w:marLeft w:val="0"/>
      <w:marRight w:val="0"/>
      <w:marTop w:val="0"/>
      <w:marBottom w:val="0"/>
      <w:divBdr>
        <w:top w:val="none" w:sz="0" w:space="0" w:color="auto"/>
        <w:left w:val="none" w:sz="0" w:space="0" w:color="auto"/>
        <w:bottom w:val="none" w:sz="0" w:space="0" w:color="auto"/>
        <w:right w:val="none" w:sz="0" w:space="0" w:color="auto"/>
      </w:divBdr>
    </w:div>
    <w:div w:id="1831284053">
      <w:bodyDiv w:val="1"/>
      <w:marLeft w:val="0"/>
      <w:marRight w:val="0"/>
      <w:marTop w:val="0"/>
      <w:marBottom w:val="0"/>
      <w:divBdr>
        <w:top w:val="none" w:sz="0" w:space="0" w:color="auto"/>
        <w:left w:val="none" w:sz="0" w:space="0" w:color="auto"/>
        <w:bottom w:val="none" w:sz="0" w:space="0" w:color="auto"/>
        <w:right w:val="none" w:sz="0" w:space="0" w:color="auto"/>
      </w:divBdr>
    </w:div>
    <w:div w:id="1857502834">
      <w:bodyDiv w:val="1"/>
      <w:marLeft w:val="0"/>
      <w:marRight w:val="0"/>
      <w:marTop w:val="0"/>
      <w:marBottom w:val="0"/>
      <w:divBdr>
        <w:top w:val="none" w:sz="0" w:space="0" w:color="auto"/>
        <w:left w:val="none" w:sz="0" w:space="0" w:color="auto"/>
        <w:bottom w:val="none" w:sz="0" w:space="0" w:color="auto"/>
        <w:right w:val="none" w:sz="0" w:space="0" w:color="auto"/>
      </w:divBdr>
    </w:div>
    <w:div w:id="1903976552">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7521757">
      <w:bodyDiv w:val="1"/>
      <w:marLeft w:val="0"/>
      <w:marRight w:val="0"/>
      <w:marTop w:val="0"/>
      <w:marBottom w:val="0"/>
      <w:divBdr>
        <w:top w:val="none" w:sz="0" w:space="0" w:color="auto"/>
        <w:left w:val="none" w:sz="0" w:space="0" w:color="auto"/>
        <w:bottom w:val="none" w:sz="0" w:space="0" w:color="auto"/>
        <w:right w:val="none" w:sz="0" w:space="0" w:color="auto"/>
      </w:divBdr>
    </w:div>
    <w:div w:id="2036153687">
      <w:bodyDiv w:val="1"/>
      <w:marLeft w:val="0"/>
      <w:marRight w:val="0"/>
      <w:marTop w:val="0"/>
      <w:marBottom w:val="0"/>
      <w:divBdr>
        <w:top w:val="none" w:sz="0" w:space="0" w:color="auto"/>
        <w:left w:val="none" w:sz="0" w:space="0" w:color="auto"/>
        <w:bottom w:val="none" w:sz="0" w:space="0" w:color="auto"/>
        <w:right w:val="none" w:sz="0" w:space="0" w:color="auto"/>
      </w:divBdr>
    </w:div>
    <w:div w:id="210502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ntTable" Target="fontTable.xml"/><Relationship Id="rId30" Type="http://schemas.microsoft.com/office/2020/10/relationships/intelligence" Target="intelligence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A4CC0C9B6946B69996F05ED812A229"/>
        <w:category>
          <w:name w:val="General"/>
          <w:gallery w:val="placeholder"/>
        </w:category>
        <w:types>
          <w:type w:val="bbPlcHdr"/>
        </w:types>
        <w:behaviors>
          <w:behavior w:val="content"/>
        </w:behaviors>
        <w:guid w:val="{344DB872-28DC-4046-B456-F4C1ACA0F277}"/>
      </w:docPartPr>
      <w:docPartBody>
        <w:p w:rsidR="00000000" w:rsidRDefault="0000000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3.xml><?xml version="1.0" encoding="utf-8"?>
<b:Sources xmlns:b="http://schemas.openxmlformats.org/officeDocument/2006/bibliography" xmlns="http://schemas.openxmlformats.org/officeDocument/2006/bibliography" SelectedStyle="\APASixthEditionOfficeOnline.xsl" StyleName="APA" Version="6">
  <b:Source>
    <b:Tag>Zic16</b:Tag>
    <b:SourceType>JournalArticle</b:SourceType>
    <b:Guid>{4403E408-E185-4C96-932A-3B0E1EFCCBB6}</b:Guid>
    <b:Title>On the proportionality between global temperature change and cumulative CO2 emissions during periods of net negative CO2 emissions</b:Title>
    <b:Year>2016</b:Year>
    <b:JournalName>Environmental Research Letters</b:JournalName>
    <b:Volume>11</b:Volume>
    <b:Issue>5</b:Issue>
    <b:Author>
      <b:Author>
        <b:NameList>
          <b:Person>
            <b:Last>Zickfeld</b:Last>
            <b:First>Kirsten</b:First>
          </b:Person>
          <b:Person>
            <b:Last>MacDougall</b:Last>
            <b:First>Andrew H</b:First>
          </b:Person>
          <b:Person>
            <b:Last>Matthews</b:Last>
            <b:First>H Damon</b:First>
          </b:Person>
        </b:NameList>
      </b:Author>
    </b:Author>
    <b:RefOrder>3</b:RefOrder>
  </b:Source>
  <b:Source>
    <b:Tag>Ras18</b:Tag>
    <b:SourceType>JournalArticle</b:SourceType>
    <b:Guid>{3D2EA035-D86E-4FCA-9C4C-97CCB40D1DFF}</b:Guid>
    <b:Title>Extreme sea level implications of 1.5 °C, 2.0 °C,and 2.5 °C temperature stabilization targets in the21st and 22nd centuries</b:Title>
    <b:JournalName>Environmental Research Letters</b:JournalName>
    <b:Year>2018</b:Year>
    <b:Volume>13</b:Volume>
    <b:Issue>3</b:Issue>
    <b:Author>
      <b:Author>
        <b:NameList>
          <b:Person>
            <b:Last>Rasmussen</b:Last>
            <b:First>D J</b:First>
          </b:Person>
          <b:Person>
            <b:Last>Bittermann</b:Last>
            <b:First>Klaus</b:First>
          </b:Person>
          <b:Person>
            <b:Last>Buchanan</b:Last>
            <b:First>Maya K</b:First>
          </b:Person>
          <b:Person>
            <b:Last>Kulp</b:Last>
            <b:First>Scott</b:First>
          </b:Person>
          <b:Person>
            <b:Last>Strauss</b:Last>
            <b:First>Benjamin H</b:First>
          </b:Person>
          <b:Person>
            <b:Last>Kopp</b:Last>
            <b:First>Robert E</b:First>
          </b:Person>
          <b:Person>
            <b:Last>Oppenheimer</b:Last>
            <b:First>Michael</b:First>
          </b:Person>
        </b:NameList>
      </b:Author>
    </b:Author>
    <b:RefOrder>4</b:RefOrder>
  </b:Source>
  <b:Source>
    <b:Tag>Col21</b:Tag>
    <b:SourceType>JournalArticle</b:SourceType>
    <b:Guid>{115B1860-BC3B-4FEC-B1C4-278407A0149E}</b:Guid>
    <b:Title>Projecting the risk of mosquito-borne diseases in a warmer and more populated world: a multi-model, multi-scenario intercomparison modelling study</b:Title>
    <b:JournalName>The Lancet</b:JournalName>
    <b:Year>2021</b:Year>
    <b:Author>
      <b:Author>
        <b:NameList>
          <b:Person>
            <b:Last>Colón-González</b:Last>
            <b:First>Felipe J</b:First>
          </b:Person>
          <b:Person>
            <b:Last>Sewe</b:Last>
            <b:First>aquins Odhiambo</b:First>
          </b:Person>
          <b:Person>
            <b:Last>Tompkins</b:Last>
            <b:First>Adrian M</b:First>
          </b:Person>
          <b:Person>
            <b:Last>Sjödin</b:Last>
            <b:First>Henrik</b:First>
          </b:Person>
          <b:Person>
            <b:Last>Casallas</b:Last>
            <b:First>Alejandro</b:First>
          </b:Person>
          <b:Person>
            <b:Last>Rocklöv</b:Last>
            <b:First>Joacim</b:First>
          </b:Person>
          <b:Person>
            <b:Last>Caminade</b:Last>
            <b:First>Cyril</b:First>
          </b:Person>
          <b:Person>
            <b:Last>Lowe</b:Last>
            <b:First>Rachel</b:First>
          </b:Person>
        </b:NameList>
      </b:Author>
    </b:Author>
    <b:Month>July</b:Month>
    <b:Volume>5</b:Volume>
    <b:Issue>7</b:Issue>
    <b:RefOrder>5</b:RefOrder>
  </b:Source>
  <b:Source>
    <b:Tag>Tri20</b:Tag>
    <b:SourceType>JournalArticle</b:SourceType>
    <b:Guid>{A98FE3AA-C862-412E-9A6F-668BA50A4E79}</b:Guid>
    <b:Title>The projected timing of abrupt ecological disruption from climate change</b:Title>
    <b:JournalName>Nature</b:JournalName>
    <b:Year>2020</b:Year>
    <b:Pages>496-501</b:Pages>
    <b:Author>
      <b:Author>
        <b:NameList>
          <b:Person>
            <b:Last>Trisos</b:Last>
            <b:First>Chritopher H.</b:First>
          </b:Person>
          <b:Person>
            <b:Last>Merow</b:Last>
            <b:First>Cory</b:First>
          </b:Person>
          <b:Person>
            <b:Last>Pigot</b:Last>
            <b:First>Alex L.</b:First>
          </b:Person>
        </b:NameList>
      </b:Author>
    </b:Author>
    <b:Issue>580</b:Issue>
    <b:RefOrder>6</b:RefOrder>
  </b:Source>
  <b:Source>
    <b:Tag>Sch20</b:Tag>
    <b:SourceType>Report</b:SourceType>
    <b:Guid>{8F8C54EC-A82B-4E03-BCF7-0085E373B1C0}</b:Guid>
    <b:LCID>de-DE</b:LCID>
    <b:Author>
      <b:Author>
        <b:NameList>
          <b:Person>
            <b:Last>Schildknecht</b:Last>
            <b:First>Manuel</b:First>
          </b:Person>
        </b:NameList>
      </b:Author>
    </b:Author>
    <b:Title>CO2 -Fußabdruck Simulation mit Unity</b:Title>
    <b:Year>2020</b:Year>
    <b:RefOrder>1</b:RefOrder>
  </b:Source>
  <b:Source>
    <b:Tag>Oua20</b:Tag>
    <b:SourceType>JournalArticle</b:SourceType>
    <b:Guid>{6B45F519-2688-49BE-8EA5-D35488B04FC8}</b:Guid>
    <b:Author>
      <b:Author>
        <b:NameList>
          <b:Person>
            <b:Last>Ouariachi</b:Last>
            <b:First>Tania</b:First>
          </b:Person>
          <b:Person>
            <b:Last>Li</b:Last>
            <b:First>Chih-Yen</b:First>
          </b:Person>
          <b:Person>
            <b:Last>Elving</b:Last>
            <b:First>Wim</b:First>
            <b:Middle>J. L.</b:Middle>
          </b:Person>
        </b:NameList>
      </b:Author>
    </b:Author>
    <b:Title>Gamification Approaches for Education and Engagement on Pro-Environmental Behaviors: Searching for Best Practices</b:Title>
    <b:Year>2020</b:Year>
    <b:JournalName>Sustainability</b:JournalName>
    <b:Pages>4565-4579</b:Pages>
    <b:RefOrder>2</b:RefOrder>
  </b:Source>
  <b:Source>
    <b:Tag>Fed20</b:Tag>
    <b:SourceType>InternetSite</b:SourceType>
    <b:Guid>{219437DA-2D2D-4EB7-A195-8E21E984A6E3}</b:Guid>
    <b:Title>Energy consumption of private households (temperature adjusted): destatis</b:Title>
    <b:Year>2020a</b:Year>
    <b:Author>
      <b:Author>
        <b:Corporate>Federal Statistical Office Germany</b:Corporate>
      </b:Author>
    </b:Author>
    <b:InternetSiteTitle>destatis</b:InternetSiteTitle>
    <b:Month>September</b:Month>
    <b:Day>4</b:Day>
    <b:URL>https://www.destatis.de/EN/Themes/Society-Environment/Environment/Material-Energy-Flows/Tables/energy-consumption-households.html</b:URL>
    <b:RefOrder>7</b:RefOrder>
  </b:Source>
  <b:Source>
    <b:Tag>Fed02</b:Tag>
    <b:SourceType>InternetSite</b:SourceType>
    <b:Guid>{0CBCA7DE-3731-4CE8-B975-8EC4051F7493}</b:Guid>
    <b:Author>
      <b:Author>
        <b:Corporate>Federal Statistical Office Germany</b:Corporate>
      </b:Author>
    </b:Author>
    <b:Title>Mileage and fuel consumption of private household's cars: destatis</b:Title>
    <b:InternetSiteTitle>destatis</b:InternetSiteTitle>
    <b:Year>2020b</b:Year>
    <b:Month>December</b:Month>
    <b:Day>18</b:Day>
    <b:URL>https://www.destatis.de/EN/Themes/Society-Environment/Environment/Material-Energy-Flows/Tables/mileage-fuel-consumption.html</b:URL>
    <b:RefOrder>8</b:RefOrder>
  </b:Source>
  <b:Source>
    <b:Tag>Fed201</b:Tag>
    <b:SourceType>InternetSite</b:SourceType>
    <b:Guid>{AD240445-DC52-4EAA-858C-95648B9AF0B8}</b:Guid>
    <b:Author>
      <b:Author>
        <b:Corporate>Federal Statistical Office Germany</b:Corporate>
      </b:Author>
    </b:Author>
    <b:Title>Electricity consumption of private households by household size: destatis</b:Title>
    <b:InternetSiteTitle>destatis</b:InternetSiteTitle>
    <b:Year>2020c</b:Year>
    <b:Month>September</b:Month>
    <b:Day>4</b:Day>
    <b:URL>https://www.destatis.de/EN/Themes/Society-Environment/Environment/Material-Energy-Flows/Tables/electricity-consumption-households.html</b:URL>
    <b:RefOrder>9</b:RefOrder>
  </b:Source>
  <b:Source>
    <b:Tag>Drä21</b:Tag>
    <b:SourceType>Report</b:SourceType>
    <b:Guid>{B5607E8C-9458-4351-A2A7-CCAD4C22A0EA}</b:Guid>
    <b:Author>
      <b:Author>
        <b:NameList>
          <b:Person>
            <b:Last>Dräger de Teran</b:Last>
            <b:First>Tanja</b:First>
          </b:Person>
          <b:Person>
            <b:Last>Tilo</b:Last>
            <b:First>Suckow</b:First>
          </b:Person>
        </b:NameList>
      </b:Author>
    </b:Author>
    <b:Title>Klimaschutz, landwirtschaftliche Fläche und natürliche Lebensräume</b:Title>
    <b:Year>2021</b:Year>
    <b:Publisher>WWF Deutschland</b:Publisher>
    <b:City>Berlin</b:City>
    <b:RefOrder>10</b:RefOrder>
  </b:Source>
  <b:Source>
    <b:Tag>Res</b:Tag>
    <b:SourceType>InternetSite</b:SourceType>
    <b:Guid>{B4EA7966-EE5A-495D-8D6B-4D4F74B7392D}</b:Guid>
    <b:Title>Resonance Audio: Fundamental Concepts</b:Title>
    <b:InternetSiteTitle>Resonance Audio</b:InternetSiteTitle>
    <b:URL>https://resonance-audio.github.io/resonance-audio/discover/concepts#simulating-sound-waves-interacting-with-human-ears</b:URL>
    <b:RefOrder>11</b:RefOrder>
  </b:Source>
  <b:Source>
    <b:Tag>Bou85</b:Tag>
    <b:SourceType>BookSection</b:SourceType>
    <b:Guid>{AB09C58B-96B4-4950-86EA-97E219AD801B}</b:Guid>
    <b:Title>Promoting Reflection in Learning: a Model</b:Title>
    <b:Year>1985</b:Year>
    <b:Author>
      <b:Author>
        <b:NameList>
          <b:Person>
            <b:Last>Boud</b:Last>
            <b:First>David</b:First>
          </b:Person>
          <b:Person>
            <b:Last>Keogh</b:Last>
            <b:First>Rosemary</b:First>
          </b:Person>
          <b:Person>
            <b:Last>Walker</b:Last>
            <b:First>David</b:First>
          </b:Person>
        </b:NameList>
      </b:Author>
      <b:BookAuthor>
        <b:NameList>
          <b:Person>
            <b:Last>Boud</b:Last>
            <b:First>David</b:First>
          </b:Person>
          <b:Person>
            <b:Last>Keogh</b:Last>
            <b:First>Rosemary</b:First>
          </b:Person>
          <b:Person>
            <b:Last>Walker</b:Last>
            <b:First>David</b:First>
          </b:Person>
        </b:NameList>
      </b:BookAuthor>
    </b:Author>
    <b:BookTitle>Reflection: turning experience into learning</b:BookTitle>
    <b:Pages>18-40</b:Pages>
    <b:City>London</b:City>
    <b:Publisher>Routledge</b:Publisher>
    <b:RefOrder>12</b:RefOrder>
  </b:Source>
  <b:Source>
    <b:Tag>Dun00</b:Tag>
    <b:SourceType>JournalArticle</b:SourceType>
    <b:Guid>{F84E98D7-3F79-476A-8720-AC287EAC2392}</b:Guid>
    <b:Title>New Trends in Measuring Environmental Attitudes: Measuring Endorsement of the New Ecological Paradigm: A Revised NEP Scale</b:Title>
    <b:Year>2000</b:Year>
    <b:Pages>425-442</b:Pages>
    <b:Author>
      <b:Author>
        <b:NameList>
          <b:Person>
            <b:Last>Dunlap</b:Last>
            <b:First>Riley</b:First>
            <b:Middle>E.</b:Middle>
          </b:Person>
          <b:Person>
            <b:Last>Van Liere</b:Last>
            <b:First>Kent</b:First>
            <b:Middle>D.</b:Middle>
          </b:Person>
          <b:Person>
            <b:Last>Mertig</b:Last>
            <b:First>Angela</b:First>
            <b:Middle>G.</b:Middle>
          </b:Person>
          <b:Person>
            <b:Last>Jones</b:Last>
            <b:First>Journal</b:First>
            <b:Middle>of Social Issues Robert Emmet</b:Middle>
          </b:Person>
        </b:NameList>
      </b:Author>
    </b:Author>
    <b:JournalName>Journal of Social Issues</b:JournalName>
    <b:RefOrder>13</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8FDD9FE6657DB143A5315A65E48A0D0D" ma:contentTypeVersion="10" ma:contentTypeDescription="Ein neues Dokument erstellen." ma:contentTypeScope="" ma:versionID="89ecdaa28ae84b73c76181ba05597376">
  <xsd:schema xmlns:xsd="http://www.w3.org/2001/XMLSchema" xmlns:xs="http://www.w3.org/2001/XMLSchema" xmlns:p="http://schemas.microsoft.com/office/2006/metadata/properties" xmlns:ns2="108ae969-72cb-4d3b-b8ee-b35a78b72763" xmlns:ns3="cc4d19f6-bfbc-4a1c-b196-c064732be69e" targetNamespace="http://schemas.microsoft.com/office/2006/metadata/properties" ma:root="true" ma:fieldsID="c9c72a7d213aeb28e46e4e0523821379" ns2:_="" ns3:_="">
    <xsd:import namespace="108ae969-72cb-4d3b-b8ee-b35a78b72763"/>
    <xsd:import namespace="cc4d19f6-bfbc-4a1c-b196-c064732be69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8ae969-72cb-4d3b-b8ee-b35a78b727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0e979915-1b84-43d5-84e4-ad1a289bda81"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c4d19f6-bfbc-4a1c-b196-c064732be69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87eb985-b5e7-4db7-8820-800b770ae13a}" ma:internalName="TaxCatchAll" ma:showField="CatchAllData" ma:web="cc4d19f6-bfbc-4a1c-b196-c064732be6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cc4d19f6-bfbc-4a1c-b196-c064732be69e" xsi:nil="true"/>
    <lcf76f155ced4ddcb4097134ff3c332f xmlns="108ae969-72cb-4d3b-b8ee-b35a78b7276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C821F36-BF79-4232-8F86-E722A960A6A7}">
  <ds:schemaRefs>
    <ds:schemaRef ds:uri="http://schemas.microsoft.com/sharepoint/v3/contenttype/forms"/>
  </ds:schemaRefs>
</ds:datastoreItem>
</file>

<file path=customXml/itemProps2.xml><?xml version="1.0" encoding="utf-8"?>
<ds:datastoreItem xmlns:ds="http://schemas.openxmlformats.org/officeDocument/2006/customXml" ds:itemID="{4D45DBA2-DCF6-46BF-858B-9A8CC8161B4D}">
  <ds:schemaRefs/>
</ds:datastoreItem>
</file>

<file path=customXml/itemProps3.xml><?xml version="1.0" encoding="utf-8"?>
<ds:datastoreItem xmlns:ds="http://schemas.openxmlformats.org/officeDocument/2006/customXml" ds:itemID="{4EFC76B6-BBDB-4C6B-B6C0-AAEB43B2A16C}">
  <ds:schemaRefs>
    <ds:schemaRef ds:uri="http://schemas.openxmlformats.org/officeDocument/2006/bibliography"/>
  </ds:schemaRefs>
</ds:datastoreItem>
</file>

<file path=customXml/itemProps4.xml><?xml version="1.0" encoding="utf-8"?>
<ds:datastoreItem xmlns:ds="http://schemas.openxmlformats.org/officeDocument/2006/customXml" ds:itemID="{D17E39D9-3780-4B42-BB3C-723C6D277F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8ae969-72cb-4d3b-b8ee-b35a78b72763"/>
    <ds:schemaRef ds:uri="cc4d19f6-bfbc-4a1c-b196-c064732be6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FDD0BFB-161A-46E0-89FC-39583C7E7E43}">
  <ds:schemaRefs>
    <ds:schemaRef ds:uri="http://schemas.microsoft.com/office/2006/documentManagement/types"/>
    <ds:schemaRef ds:uri="http://schemas.microsoft.com/office/2006/metadata/properties"/>
    <ds:schemaRef ds:uri="http://purl.org/dc/dcmitype/"/>
    <ds:schemaRef ds:uri="http://purl.org/dc/terms/"/>
    <ds:schemaRef ds:uri="http://purl.org/dc/elements/1.1/"/>
    <ds:schemaRef ds:uri="http://www.w3.org/XML/1998/namespace"/>
    <ds:schemaRef ds:uri="108ae969-72cb-4d3b-b8ee-b35a78b72763"/>
    <ds:schemaRef ds:uri="http://schemas.microsoft.com/office/infopath/2007/PartnerControls"/>
    <ds:schemaRef ds:uri="http://schemas.openxmlformats.org/package/2006/metadata/core-properties"/>
    <ds:schemaRef ds:uri="cc4d19f6-bfbc-4a1c-b196-c064732be69e"/>
  </ds:schemaRefs>
</ds:datastoreItem>
</file>

<file path=docProps/app.xml><?xml version="1.0" encoding="utf-8"?>
<Properties xmlns="http://schemas.openxmlformats.org/officeDocument/2006/extended-properties" xmlns:vt="http://schemas.openxmlformats.org/officeDocument/2006/docPropsVTypes">
  <Template>ACM.dotm</Template>
  <TotalTime>0</TotalTime>
  <Pages>1</Pages>
  <Words>5157</Words>
  <Characters>29400</Characters>
  <Application>Microsoft Office Word</Application>
  <DocSecurity>4</DocSecurity>
  <Lines>245</Lines>
  <Paragraphs>68</Paragraphs>
  <ScaleCrop>false</ScaleCrop>
  <Company>Licence Owner</Company>
  <LinksUpToDate>false</LinksUpToDate>
  <CharactersWithSpaces>34489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Enders, Florian</cp:lastModifiedBy>
  <cp:revision>531</cp:revision>
  <cp:lastPrinted>2018-05-22T20:24:00Z</cp:lastPrinted>
  <dcterms:created xsi:type="dcterms:W3CDTF">2019-10-30T03:38:00Z</dcterms:created>
  <dcterms:modified xsi:type="dcterms:W3CDTF">2023-03-04T02:31:00Z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0x0101008FDD9FE6657DB143A5315A65E48A0D0D</vt:lpwstr>
  </property>
  <property fmtid="{D5CDD505-2E9C-101B-9397-08002B2CF9AE}" pid="8" name="MediaServiceImageTags">
    <vt:lpwstr/>
  </property>
</Properties>
</file>